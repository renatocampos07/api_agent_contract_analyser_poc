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F008" w14:textId="77777777" w:rsidR="008F0CFF" w:rsidRPr="00207CE1" w:rsidRDefault="00F964C0" w:rsidP="00EF01FF">
      <w:pPr>
        <w:pStyle w:val="SyngentaTitle12ptafter"/>
        <w:rPr>
          <w:rFonts w:eastAsia="Arial" w:cs="Arial"/>
          <w:szCs w:val="22"/>
          <w:lang w:val="pt-BR"/>
        </w:rPr>
      </w:pPr>
      <w:r w:rsidRPr="00207CE1">
        <w:rPr>
          <w:rFonts w:eastAsia="Arial" w:cs="Arial"/>
          <w:szCs w:val="22"/>
          <w:lang w:val="pt-BR"/>
        </w:rPr>
        <w:t>CONTRATO DE PRESTAÇÃO DE SERVIÇO E/OU AQUISIÇÃO DE PRODUTO</w:t>
      </w:r>
    </w:p>
    <w:p w14:paraId="5FBF56BE"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xml:space="preserve">Pelo </w:t>
      </w:r>
      <w:proofErr w:type="spellStart"/>
      <w:r w:rsidRPr="00207CE1">
        <w:rPr>
          <w:rFonts w:eastAsia="Arial" w:cs="Arial"/>
          <w:color w:val="auto"/>
          <w:szCs w:val="22"/>
        </w:rPr>
        <w:t>presente</w:t>
      </w:r>
      <w:proofErr w:type="spellEnd"/>
      <w:r w:rsidRPr="00207CE1">
        <w:rPr>
          <w:rFonts w:eastAsia="Arial" w:cs="Arial"/>
          <w:color w:val="auto"/>
          <w:szCs w:val="22"/>
        </w:rPr>
        <w:t xml:space="preserve"> </w:t>
      </w:r>
      <w:proofErr w:type="spellStart"/>
      <w:r w:rsidRPr="00207CE1">
        <w:rPr>
          <w:rFonts w:eastAsia="Arial" w:cs="Arial"/>
          <w:color w:val="auto"/>
          <w:szCs w:val="22"/>
        </w:rPr>
        <w:t>instrumento</w:t>
      </w:r>
      <w:proofErr w:type="spellEnd"/>
      <w:r w:rsidRPr="00207CE1">
        <w:rPr>
          <w:rFonts w:eastAsia="Arial" w:cs="Arial"/>
          <w:color w:val="auto"/>
          <w:szCs w:val="22"/>
        </w:rPr>
        <w:t xml:space="preserve"> </w:t>
      </w:r>
      <w:proofErr w:type="spellStart"/>
      <w:r w:rsidRPr="00207CE1">
        <w:rPr>
          <w:rFonts w:eastAsia="Arial" w:cs="Arial"/>
          <w:color w:val="auto"/>
          <w:szCs w:val="22"/>
        </w:rPr>
        <w:t>particular</w:t>
      </w:r>
      <w:proofErr w:type="spellEnd"/>
      <w:r w:rsidRPr="00207CE1">
        <w:rPr>
          <w:rFonts w:eastAsia="Arial" w:cs="Arial"/>
          <w:color w:val="auto"/>
          <w:szCs w:val="22"/>
        </w:rPr>
        <w:t xml:space="preserve">, as </w:t>
      </w:r>
      <w:proofErr w:type="gramStart"/>
      <w:r w:rsidRPr="00207CE1">
        <w:rPr>
          <w:rFonts w:eastAsia="Arial" w:cs="Arial"/>
          <w:color w:val="auto"/>
          <w:szCs w:val="22"/>
        </w:rPr>
        <w:t>Partes:</w:t>
      </w:r>
      <w:proofErr w:type="gramEnd"/>
    </w:p>
    <w:p w14:paraId="4A6FB02F" w14:textId="77777777" w:rsidR="008F0CFF" w:rsidRPr="00207CE1" w:rsidRDefault="00F964C0" w:rsidP="00EF01FF">
      <w:pPr>
        <w:pStyle w:val="SyngentaParties"/>
        <w:jc w:val="both"/>
        <w:rPr>
          <w:rFonts w:eastAsia="Arial" w:cs="Arial"/>
          <w:color w:val="auto"/>
          <w:szCs w:val="22"/>
        </w:rPr>
      </w:pPr>
      <w:r w:rsidRPr="00207CE1">
        <w:rPr>
          <w:rFonts w:eastAsia="Arial" w:cs="Arial"/>
          <w:b/>
          <w:bCs/>
          <w:color w:val="auto"/>
          <w:szCs w:val="22"/>
        </w:rPr>
        <w:t> </w:t>
      </w:r>
      <w:r w:rsidRPr="00207CE1">
        <w:rPr>
          <w:rFonts w:eastAsia="Arial" w:cs="Arial"/>
          <w:color w:val="auto"/>
          <w:szCs w:val="22"/>
        </w:rPr>
        <w:t> </w:t>
      </w:r>
    </w:p>
    <w:p w14:paraId="39C6C9E6"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xml:space="preserve">De um </w:t>
      </w:r>
      <w:proofErr w:type="spellStart"/>
      <w:proofErr w:type="gramStart"/>
      <w:r w:rsidRPr="00207CE1">
        <w:rPr>
          <w:rFonts w:eastAsia="Arial" w:cs="Arial"/>
          <w:color w:val="auto"/>
          <w:szCs w:val="22"/>
        </w:rPr>
        <w:t>lado</w:t>
      </w:r>
      <w:proofErr w:type="spellEnd"/>
      <w:r w:rsidRPr="00207CE1">
        <w:rPr>
          <w:rFonts w:eastAsia="Arial" w:cs="Arial"/>
          <w:color w:val="auto"/>
          <w:szCs w:val="22"/>
        </w:rPr>
        <w:t>:</w:t>
      </w:r>
      <w:proofErr w:type="gramEnd"/>
    </w:p>
    <w:p w14:paraId="1A3C59B1"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w:t>
      </w:r>
    </w:p>
    <w:p w14:paraId="1849ACAD" w14:textId="3D8AC0FF" w:rsidR="008F0CFF" w:rsidRPr="00207CE1" w:rsidRDefault="008130B5" w:rsidP="00EF01FF">
      <w:pPr>
        <w:pStyle w:val="SyngentaParties"/>
        <w:jc w:val="both"/>
        <w:rPr>
          <w:rFonts w:eastAsia="Arial" w:cs="Arial"/>
          <w:color w:val="auto"/>
          <w:szCs w:val="22"/>
        </w:rPr>
      </w:pPr>
      <w:r w:rsidRPr="00207CE1">
        <w:rPr>
          <w:rFonts w:cs="Arial"/>
          <w:b/>
          <w:bCs/>
          <w:color w:val="auto"/>
          <w:szCs w:val="22"/>
        </w:rPr>
        <w:t>.</w:t>
      </w:r>
      <w:r w:rsidR="00F94016" w:rsidRPr="00207CE1">
        <w:rPr>
          <w:rFonts w:cs="Arial"/>
          <w:color w:val="auto"/>
          <w:szCs w:val="22"/>
        </w:rPr>
        <w:t xml:space="preserve"> </w:t>
      </w:r>
      <w:proofErr w:type="gramStart"/>
      <w:r w:rsidR="00F94016" w:rsidRPr="00207CE1">
        <w:rPr>
          <w:rFonts w:cs="Arial"/>
          <w:color w:val="auto"/>
          <w:szCs w:val="22"/>
        </w:rPr>
        <w:t>com</w:t>
      </w:r>
      <w:proofErr w:type="gramEnd"/>
      <w:r w:rsidR="00F94016" w:rsidRPr="00207CE1">
        <w:rPr>
          <w:rFonts w:cs="Arial"/>
          <w:color w:val="auto"/>
          <w:szCs w:val="22"/>
        </w:rPr>
        <w:t xml:space="preserve"> </w:t>
      </w:r>
      <w:proofErr w:type="spellStart"/>
      <w:r w:rsidR="00F94016" w:rsidRPr="00207CE1">
        <w:rPr>
          <w:rFonts w:cs="Arial"/>
          <w:color w:val="auto"/>
          <w:szCs w:val="22"/>
        </w:rPr>
        <w:t>sede</w:t>
      </w:r>
      <w:proofErr w:type="spellEnd"/>
      <w:r w:rsidR="00F94016" w:rsidRPr="00207CE1">
        <w:rPr>
          <w:rFonts w:cs="Arial"/>
          <w:color w:val="auto"/>
          <w:szCs w:val="22"/>
        </w:rPr>
        <w:t xml:space="preserve"> na</w:t>
      </w:r>
      <w:r w:rsidR="000D068A">
        <w:rPr>
          <w:rFonts w:cs="Arial"/>
          <w:color w:val="auto"/>
          <w:szCs w:val="22"/>
        </w:rPr>
        <w:t xml:space="preserve">, </w:t>
      </w:r>
      <w:proofErr w:type="spellStart"/>
      <w:r w:rsidR="00F94016" w:rsidRPr="00207CE1">
        <w:rPr>
          <w:rFonts w:cs="Arial"/>
          <w:color w:val="auto"/>
          <w:szCs w:val="22"/>
        </w:rPr>
        <w:t>inscrita</w:t>
      </w:r>
      <w:proofErr w:type="spellEnd"/>
      <w:r w:rsidR="00F94016" w:rsidRPr="00207CE1">
        <w:rPr>
          <w:rFonts w:cs="Arial"/>
          <w:color w:val="auto"/>
          <w:szCs w:val="22"/>
        </w:rPr>
        <w:t xml:space="preserve"> no CNPJ/MF </w:t>
      </w:r>
      <w:proofErr w:type="spellStart"/>
      <w:r w:rsidR="00F94016" w:rsidRPr="00207CE1">
        <w:rPr>
          <w:rFonts w:cs="Arial"/>
          <w:color w:val="auto"/>
          <w:szCs w:val="22"/>
        </w:rPr>
        <w:t>sob</w:t>
      </w:r>
      <w:proofErr w:type="spellEnd"/>
      <w:r w:rsidR="00F94016" w:rsidRPr="00207CE1">
        <w:rPr>
          <w:rFonts w:cs="Arial"/>
          <w:color w:val="auto"/>
          <w:szCs w:val="22"/>
        </w:rPr>
        <w:t xml:space="preserve"> o n° </w:t>
      </w:r>
      <w:proofErr w:type="spellStart"/>
      <w:r w:rsidR="00F94016" w:rsidRPr="00207CE1">
        <w:rPr>
          <w:rFonts w:cs="Arial"/>
          <w:color w:val="auto"/>
          <w:szCs w:val="22"/>
        </w:rPr>
        <w:t>neste</w:t>
      </w:r>
      <w:proofErr w:type="spellEnd"/>
      <w:r w:rsidR="00F94016" w:rsidRPr="00207CE1">
        <w:rPr>
          <w:rFonts w:cs="Arial"/>
          <w:color w:val="auto"/>
          <w:szCs w:val="22"/>
        </w:rPr>
        <w:t xml:space="preserve"> </w:t>
      </w:r>
      <w:proofErr w:type="spellStart"/>
      <w:r w:rsidR="00F94016" w:rsidRPr="00207CE1">
        <w:rPr>
          <w:rFonts w:cs="Arial"/>
          <w:color w:val="auto"/>
          <w:szCs w:val="22"/>
        </w:rPr>
        <w:t>ato</w:t>
      </w:r>
      <w:proofErr w:type="spellEnd"/>
      <w:r w:rsidR="00F94016" w:rsidRPr="00207CE1">
        <w:rPr>
          <w:rFonts w:cs="Arial"/>
          <w:color w:val="auto"/>
          <w:szCs w:val="22"/>
        </w:rPr>
        <w:t xml:space="preserve"> </w:t>
      </w:r>
      <w:proofErr w:type="spellStart"/>
      <w:r w:rsidR="00F94016" w:rsidRPr="00207CE1">
        <w:rPr>
          <w:rFonts w:cs="Arial"/>
          <w:color w:val="auto"/>
          <w:szCs w:val="22"/>
        </w:rPr>
        <w:t>representada</w:t>
      </w:r>
      <w:proofErr w:type="spellEnd"/>
      <w:r w:rsidR="00F94016" w:rsidRPr="00207CE1">
        <w:rPr>
          <w:rFonts w:cs="Arial"/>
          <w:color w:val="auto"/>
          <w:szCs w:val="22"/>
        </w:rPr>
        <w:t xml:space="preserve"> de </w:t>
      </w:r>
      <w:proofErr w:type="spellStart"/>
      <w:r w:rsidR="00F94016" w:rsidRPr="00207CE1">
        <w:rPr>
          <w:rFonts w:cs="Arial"/>
          <w:color w:val="auto"/>
          <w:szCs w:val="22"/>
        </w:rPr>
        <w:t>acordo</w:t>
      </w:r>
      <w:proofErr w:type="spellEnd"/>
      <w:r w:rsidR="00F94016" w:rsidRPr="00207CE1">
        <w:rPr>
          <w:rFonts w:cs="Arial"/>
          <w:color w:val="auto"/>
          <w:szCs w:val="22"/>
        </w:rPr>
        <w:t xml:space="preserve"> com </w:t>
      </w:r>
      <w:proofErr w:type="spellStart"/>
      <w:r w:rsidR="00F94016" w:rsidRPr="00207CE1">
        <w:rPr>
          <w:rFonts w:cs="Arial"/>
          <w:color w:val="auto"/>
          <w:szCs w:val="22"/>
        </w:rPr>
        <w:t>seus</w:t>
      </w:r>
      <w:proofErr w:type="spellEnd"/>
      <w:r w:rsidR="00F94016" w:rsidRPr="00207CE1">
        <w:rPr>
          <w:rFonts w:cs="Arial"/>
          <w:color w:val="auto"/>
          <w:szCs w:val="22"/>
        </w:rPr>
        <w:t xml:space="preserve"> </w:t>
      </w:r>
      <w:proofErr w:type="spellStart"/>
      <w:r w:rsidR="00F94016" w:rsidRPr="00207CE1">
        <w:rPr>
          <w:rFonts w:cs="Arial"/>
          <w:color w:val="auto"/>
          <w:szCs w:val="22"/>
        </w:rPr>
        <w:t>atos</w:t>
      </w:r>
      <w:proofErr w:type="spellEnd"/>
      <w:r w:rsidR="00F94016" w:rsidRPr="00207CE1">
        <w:rPr>
          <w:rFonts w:cs="Arial"/>
          <w:color w:val="auto"/>
          <w:szCs w:val="22"/>
        </w:rPr>
        <w:t xml:space="preserve"> </w:t>
      </w:r>
      <w:proofErr w:type="spellStart"/>
      <w:r w:rsidR="00F94016" w:rsidRPr="00207CE1">
        <w:rPr>
          <w:rFonts w:cs="Arial"/>
          <w:color w:val="auto"/>
          <w:szCs w:val="22"/>
        </w:rPr>
        <w:t>constitutivos</w:t>
      </w:r>
      <w:proofErr w:type="spellEnd"/>
      <w:r w:rsidR="005F2EDA" w:rsidRPr="00207CE1">
        <w:rPr>
          <w:rFonts w:eastAsia="Arial" w:cs="Arial"/>
          <w:color w:val="auto"/>
          <w:szCs w:val="22"/>
        </w:rPr>
        <w:t xml:space="preserve"> (</w:t>
      </w:r>
      <w:commentRangeStart w:id="149"/>
      <w:r w:rsidR="005F2EDA" w:rsidRPr="00207CE1">
        <w:rPr>
          <w:rStyle w:val="SyngentaDefinedTerm"/>
          <w:rFonts w:cs="Arial"/>
          <w:color w:val="FF0000"/>
          <w:szCs w:val="22"/>
          <w:u w:val="single"/>
          <w:lang w:val="fr-FR"/>
        </w:rPr>
        <w:t>CONTRA</w:t>
      </w:r>
      <w:commentRangeEnd w:id="149"/>
      <w:r>
        <w:rPr>
          <w:rStyle w:val="CommentReference"/>
        </w:rPr>
        <w:commentReference w:id="149"/>
      </w:r>
      <w:r>
        <w:rPr>
          <w:rStyle w:val="SyngentaDefinedTerm"/>
          <w:rFonts w:cs="Arial"/>
          <w:color w:val="auto"/>
          <w:szCs w:val="22"/>
          <w:lang w:val="fr-FR"/>
        </w:rPr>
        <w:t>TANTE</w:t>
      </w:r>
      <w:proofErr w:type="gramStart"/>
      <w:r w:rsidR="005F2EDA" w:rsidRPr="00207CE1">
        <w:rPr>
          <w:rFonts w:eastAsia="Arial" w:cs="Arial"/>
          <w:color w:val="auto"/>
          <w:szCs w:val="22"/>
        </w:rPr>
        <w:t>);</w:t>
      </w:r>
      <w:proofErr w:type="gramEnd"/>
      <w:r w:rsidR="005F2EDA" w:rsidRPr="00207CE1">
        <w:rPr>
          <w:rFonts w:eastAsia="Arial" w:cs="Arial"/>
          <w:b/>
          <w:bCs/>
          <w:color w:val="auto"/>
          <w:szCs w:val="22"/>
        </w:rPr>
        <w:t> </w:t>
      </w:r>
    </w:p>
    <w:p w14:paraId="5D72265D"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w:t>
      </w:r>
    </w:p>
    <w:p w14:paraId="7F369C7E"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xml:space="preserve">De </w:t>
      </w:r>
      <w:proofErr w:type="spellStart"/>
      <w:r w:rsidRPr="00207CE1">
        <w:rPr>
          <w:rFonts w:eastAsia="Arial" w:cs="Arial"/>
          <w:color w:val="auto"/>
          <w:szCs w:val="22"/>
        </w:rPr>
        <w:t>outro</w:t>
      </w:r>
      <w:proofErr w:type="spellEnd"/>
      <w:r w:rsidRPr="00207CE1">
        <w:rPr>
          <w:rFonts w:eastAsia="Arial" w:cs="Arial"/>
          <w:color w:val="auto"/>
          <w:szCs w:val="22"/>
        </w:rPr>
        <w:t xml:space="preserve"> </w:t>
      </w:r>
      <w:proofErr w:type="spellStart"/>
      <w:proofErr w:type="gramStart"/>
      <w:r w:rsidRPr="00207CE1">
        <w:rPr>
          <w:rFonts w:eastAsia="Arial" w:cs="Arial"/>
          <w:color w:val="auto"/>
          <w:szCs w:val="22"/>
        </w:rPr>
        <w:t>lado</w:t>
      </w:r>
      <w:proofErr w:type="spellEnd"/>
      <w:r w:rsidRPr="00207CE1">
        <w:rPr>
          <w:rFonts w:eastAsia="Arial" w:cs="Arial"/>
          <w:color w:val="auto"/>
          <w:szCs w:val="22"/>
        </w:rPr>
        <w:t>:</w:t>
      </w:r>
      <w:proofErr w:type="gramEnd"/>
    </w:p>
    <w:p w14:paraId="6D1E7E63" w14:textId="77777777" w:rsidR="008F0CFF" w:rsidRPr="00207CE1" w:rsidRDefault="00F964C0" w:rsidP="00EF01FF">
      <w:pPr>
        <w:pStyle w:val="SyngentaParties"/>
        <w:jc w:val="both"/>
        <w:rPr>
          <w:rFonts w:eastAsia="Arial" w:cs="Arial"/>
          <w:color w:val="auto"/>
          <w:szCs w:val="22"/>
        </w:rPr>
      </w:pPr>
      <w:r w:rsidRPr="00207CE1">
        <w:rPr>
          <w:rFonts w:eastAsia="Arial" w:cs="Arial"/>
          <w:b/>
          <w:bCs/>
          <w:caps/>
          <w:color w:val="auto"/>
          <w:szCs w:val="22"/>
        </w:rPr>
        <w:t> </w:t>
      </w:r>
    </w:p>
    <w:p w14:paraId="45E39C78" w14:textId="4336408C" w:rsidR="005F2EDA" w:rsidRPr="00207CE1" w:rsidRDefault="005818AE" w:rsidP="00EF01FF">
      <w:pPr>
        <w:pStyle w:val="SyngentaParties"/>
        <w:jc w:val="both"/>
        <w:rPr>
          <w:rFonts w:eastAsia="Arial" w:cs="Arial"/>
          <w:color w:val="auto"/>
          <w:szCs w:val="22"/>
        </w:rPr>
      </w:pPr>
      <w:r>
        <w:rPr>
          <w:rFonts w:cs="Arial"/>
          <w:b/>
          <w:bCs/>
          <w:color w:val="auto"/>
          <w:szCs w:val="22"/>
        </w:rPr>
        <w:t>XXXXXXX</w:t>
      </w:r>
      <w:r w:rsidR="00F94016" w:rsidRPr="00207CE1">
        <w:rPr>
          <w:rFonts w:cs="Arial"/>
          <w:b/>
          <w:bCs/>
          <w:color w:val="auto"/>
          <w:szCs w:val="22"/>
        </w:rPr>
        <w:t xml:space="preserve"> </w:t>
      </w:r>
      <w:r w:rsidR="00F94016" w:rsidRPr="00207CE1">
        <w:rPr>
          <w:rFonts w:cs="Arial"/>
          <w:color w:val="auto"/>
          <w:szCs w:val="22"/>
        </w:rPr>
        <w:t xml:space="preserve">com </w:t>
      </w:r>
      <w:proofErr w:type="spellStart"/>
      <w:r w:rsidR="00F94016" w:rsidRPr="00207CE1">
        <w:rPr>
          <w:rFonts w:cs="Arial"/>
          <w:color w:val="auto"/>
          <w:szCs w:val="22"/>
        </w:rPr>
        <w:t>sede</w:t>
      </w:r>
      <w:proofErr w:type="spellEnd"/>
      <w:r w:rsidR="00F94016" w:rsidRPr="00207CE1">
        <w:rPr>
          <w:rFonts w:cs="Arial"/>
          <w:color w:val="auto"/>
          <w:szCs w:val="22"/>
        </w:rPr>
        <w:t xml:space="preserve"> na </w:t>
      </w:r>
      <w:bookmarkStart w:id="0" w:name="_Hlk120628358"/>
      <w:r w:rsidR="008130B5" w:rsidRPr="00207CE1">
        <w:rPr>
          <w:rFonts w:cs="Arial"/>
          <w:color w:val="auto"/>
          <w:szCs w:val="22"/>
        </w:rPr>
        <w:t>INDICAR ENDEREÇO ​​DA CONTRAPARTE</w:t>
      </w:r>
      <w:bookmarkEnd w:id="0"/>
      <w:r w:rsidR="00207CE1" w:rsidRPr="00207CE1">
        <w:rPr>
          <w:rFonts w:cs="Arial"/>
          <w:color w:val="auto"/>
          <w:szCs w:val="22"/>
        </w:rPr>
        <w:t xml:space="preserve"> </w:t>
      </w:r>
      <w:proofErr w:type="spellStart"/>
      <w:r w:rsidR="00207CE1" w:rsidRPr="00207CE1">
        <w:rPr>
          <w:rFonts w:cs="Arial"/>
          <w:color w:val="auto"/>
          <w:szCs w:val="22"/>
        </w:rPr>
        <w:t>inscrita</w:t>
      </w:r>
      <w:proofErr w:type="spellEnd"/>
      <w:r w:rsidR="00207CE1" w:rsidRPr="00207CE1">
        <w:rPr>
          <w:rFonts w:cs="Arial"/>
          <w:color w:val="auto"/>
          <w:szCs w:val="22"/>
        </w:rPr>
        <w:t xml:space="preserve"> no CNPJ/MF </w:t>
      </w:r>
      <w:proofErr w:type="spellStart"/>
      <w:r w:rsidR="00207CE1" w:rsidRPr="00207CE1">
        <w:rPr>
          <w:rFonts w:cs="Arial"/>
          <w:color w:val="auto"/>
          <w:szCs w:val="22"/>
        </w:rPr>
        <w:t>sob</w:t>
      </w:r>
      <w:proofErr w:type="spellEnd"/>
      <w:r w:rsidR="00207CE1" w:rsidRPr="00207CE1">
        <w:rPr>
          <w:rFonts w:cs="Arial"/>
          <w:color w:val="auto"/>
          <w:szCs w:val="22"/>
        </w:rPr>
        <w:t xml:space="preserve"> o n° 00000000000000</w:t>
      </w:r>
      <w:r w:rsidR="00F94016" w:rsidRPr="00207CE1">
        <w:rPr>
          <w:rFonts w:cs="Arial"/>
          <w:color w:val="auto"/>
          <w:szCs w:val="22"/>
        </w:rPr>
        <w:t xml:space="preserve"> </w:t>
      </w:r>
      <w:proofErr w:type="spellStart"/>
      <w:r w:rsidR="00F94016" w:rsidRPr="00207CE1">
        <w:rPr>
          <w:rFonts w:cs="Arial"/>
          <w:color w:val="auto"/>
          <w:szCs w:val="22"/>
        </w:rPr>
        <w:t>neste</w:t>
      </w:r>
      <w:proofErr w:type="spellEnd"/>
      <w:r w:rsidR="00F94016" w:rsidRPr="00207CE1">
        <w:rPr>
          <w:rFonts w:cs="Arial"/>
          <w:color w:val="auto"/>
          <w:szCs w:val="22"/>
        </w:rPr>
        <w:t xml:space="preserve"> </w:t>
      </w:r>
      <w:proofErr w:type="spellStart"/>
      <w:r w:rsidR="00F94016" w:rsidRPr="00207CE1">
        <w:rPr>
          <w:rFonts w:cs="Arial"/>
          <w:color w:val="auto"/>
          <w:szCs w:val="22"/>
        </w:rPr>
        <w:t>ato</w:t>
      </w:r>
      <w:proofErr w:type="spellEnd"/>
      <w:r w:rsidR="00F94016" w:rsidRPr="00207CE1">
        <w:rPr>
          <w:rFonts w:cs="Arial"/>
          <w:color w:val="auto"/>
          <w:szCs w:val="22"/>
        </w:rPr>
        <w:t xml:space="preserve"> </w:t>
      </w:r>
      <w:proofErr w:type="spellStart"/>
      <w:r w:rsidR="00F94016" w:rsidRPr="00207CE1">
        <w:rPr>
          <w:rFonts w:cs="Arial"/>
          <w:color w:val="auto"/>
          <w:szCs w:val="22"/>
        </w:rPr>
        <w:t>representada</w:t>
      </w:r>
      <w:proofErr w:type="spellEnd"/>
      <w:r w:rsidR="00F94016" w:rsidRPr="00207CE1">
        <w:rPr>
          <w:rFonts w:cs="Arial"/>
          <w:color w:val="auto"/>
          <w:szCs w:val="22"/>
        </w:rPr>
        <w:t xml:space="preserve"> de </w:t>
      </w:r>
      <w:proofErr w:type="spellStart"/>
      <w:r w:rsidR="00F94016" w:rsidRPr="00207CE1">
        <w:rPr>
          <w:rFonts w:cs="Arial"/>
          <w:color w:val="auto"/>
          <w:szCs w:val="22"/>
        </w:rPr>
        <w:t>acordo</w:t>
      </w:r>
      <w:proofErr w:type="spellEnd"/>
      <w:r w:rsidR="00F94016" w:rsidRPr="00207CE1">
        <w:rPr>
          <w:rFonts w:cs="Arial"/>
          <w:color w:val="auto"/>
          <w:szCs w:val="22"/>
        </w:rPr>
        <w:t xml:space="preserve"> com </w:t>
      </w:r>
      <w:proofErr w:type="spellStart"/>
      <w:r w:rsidR="00F94016" w:rsidRPr="00207CE1">
        <w:rPr>
          <w:rFonts w:cs="Arial"/>
          <w:color w:val="auto"/>
          <w:szCs w:val="22"/>
        </w:rPr>
        <w:t>seus</w:t>
      </w:r>
      <w:proofErr w:type="spellEnd"/>
      <w:r w:rsidR="00F94016" w:rsidRPr="00207CE1">
        <w:rPr>
          <w:rFonts w:cs="Arial"/>
          <w:color w:val="auto"/>
          <w:szCs w:val="22"/>
        </w:rPr>
        <w:t xml:space="preserve"> </w:t>
      </w:r>
      <w:proofErr w:type="spellStart"/>
      <w:r w:rsidR="00F94016" w:rsidRPr="00207CE1">
        <w:rPr>
          <w:rFonts w:cs="Arial"/>
          <w:color w:val="auto"/>
          <w:szCs w:val="22"/>
        </w:rPr>
        <w:t>atos</w:t>
      </w:r>
      <w:proofErr w:type="spellEnd"/>
      <w:r w:rsidR="00F94016" w:rsidRPr="00207CE1">
        <w:rPr>
          <w:rFonts w:cs="Arial"/>
          <w:color w:val="auto"/>
          <w:szCs w:val="22"/>
        </w:rPr>
        <w:t xml:space="preserve"> </w:t>
      </w:r>
      <w:proofErr w:type="spellStart"/>
      <w:r w:rsidR="00F94016" w:rsidRPr="00207CE1">
        <w:rPr>
          <w:rFonts w:cs="Arial"/>
          <w:color w:val="auto"/>
          <w:szCs w:val="22"/>
        </w:rPr>
        <w:t>constitutivos</w:t>
      </w:r>
      <w:proofErr w:type="spellEnd"/>
      <w:r w:rsidR="00F94016" w:rsidRPr="00207CE1">
        <w:rPr>
          <w:rFonts w:eastAsia="Arial" w:cs="Arial"/>
          <w:color w:val="auto"/>
          <w:szCs w:val="22"/>
        </w:rPr>
        <w:t xml:space="preserve"> (</w:t>
      </w:r>
      <w:r w:rsidR="00F94016" w:rsidRPr="00207CE1">
        <w:rPr>
          <w:rStyle w:val="SyngentaDefinedTerm"/>
          <w:rFonts w:cs="Arial"/>
          <w:bCs/>
          <w:color w:val="auto"/>
          <w:szCs w:val="22"/>
          <w:lang w:val="fr-FR"/>
        </w:rPr>
        <w:t>CONTRATADA</w:t>
      </w:r>
      <w:proofErr w:type="gramStart"/>
      <w:r w:rsidR="00F94016" w:rsidRPr="00207CE1">
        <w:rPr>
          <w:rFonts w:eastAsia="Arial" w:cs="Arial"/>
          <w:color w:val="auto"/>
          <w:szCs w:val="22"/>
        </w:rPr>
        <w:t>);</w:t>
      </w:r>
      <w:proofErr w:type="gramEnd"/>
      <w:r w:rsidR="00F94016" w:rsidRPr="00207CE1">
        <w:rPr>
          <w:rFonts w:eastAsia="Arial" w:cs="Arial"/>
          <w:b/>
          <w:bCs/>
          <w:color w:val="auto"/>
          <w:szCs w:val="22"/>
        </w:rPr>
        <w:t> </w:t>
      </w:r>
    </w:p>
    <w:p w14:paraId="47F66EDA" w14:textId="77777777" w:rsidR="008F0CFF" w:rsidRPr="00207CE1" w:rsidRDefault="00F964C0" w:rsidP="00EF01FF">
      <w:pPr>
        <w:pStyle w:val="SyngentaParties"/>
        <w:jc w:val="both"/>
        <w:rPr>
          <w:rFonts w:eastAsia="Arial" w:cs="Arial"/>
          <w:color w:val="auto"/>
          <w:szCs w:val="22"/>
        </w:rPr>
      </w:pPr>
      <w:r w:rsidRPr="00207CE1">
        <w:rPr>
          <w:rFonts w:eastAsia="Arial" w:cs="Arial"/>
          <w:b/>
          <w:bCs/>
          <w:color w:val="auto"/>
          <w:szCs w:val="22"/>
        </w:rPr>
        <w:t> </w:t>
      </w:r>
    </w:p>
    <w:p w14:paraId="54077111"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xml:space="preserve">CONTRATANTE e CONTRATADA </w:t>
      </w:r>
      <w:proofErr w:type="spellStart"/>
      <w:r w:rsidRPr="00207CE1">
        <w:rPr>
          <w:rFonts w:eastAsia="Arial" w:cs="Arial"/>
          <w:color w:val="auto"/>
          <w:szCs w:val="22"/>
        </w:rPr>
        <w:t>são</w:t>
      </w:r>
      <w:proofErr w:type="spellEnd"/>
      <w:r w:rsidRPr="00207CE1">
        <w:rPr>
          <w:rFonts w:eastAsia="Arial" w:cs="Arial"/>
          <w:color w:val="auto"/>
          <w:szCs w:val="22"/>
        </w:rPr>
        <w:t xml:space="preserve"> </w:t>
      </w:r>
      <w:proofErr w:type="spellStart"/>
      <w:r w:rsidRPr="00207CE1">
        <w:rPr>
          <w:rFonts w:eastAsia="Arial" w:cs="Arial"/>
          <w:color w:val="auto"/>
          <w:szCs w:val="22"/>
        </w:rPr>
        <w:t>também</w:t>
      </w:r>
      <w:proofErr w:type="spellEnd"/>
      <w:r w:rsidRPr="00207CE1">
        <w:rPr>
          <w:rFonts w:eastAsia="Arial" w:cs="Arial"/>
          <w:color w:val="auto"/>
          <w:szCs w:val="22"/>
        </w:rPr>
        <w:t xml:space="preserve"> </w:t>
      </w:r>
      <w:proofErr w:type="spellStart"/>
      <w:r w:rsidRPr="00207CE1">
        <w:rPr>
          <w:rFonts w:eastAsia="Arial" w:cs="Arial"/>
          <w:color w:val="auto"/>
          <w:szCs w:val="22"/>
        </w:rPr>
        <w:t>doravante</w:t>
      </w:r>
      <w:proofErr w:type="spellEnd"/>
      <w:r w:rsidRPr="00207CE1">
        <w:rPr>
          <w:rFonts w:eastAsia="Arial" w:cs="Arial"/>
          <w:color w:val="auto"/>
          <w:szCs w:val="22"/>
        </w:rPr>
        <w:t xml:space="preserve"> </w:t>
      </w:r>
      <w:proofErr w:type="spellStart"/>
      <w:r w:rsidRPr="00207CE1">
        <w:rPr>
          <w:rFonts w:eastAsia="Arial" w:cs="Arial"/>
          <w:color w:val="auto"/>
          <w:szCs w:val="22"/>
        </w:rPr>
        <w:t>denominadas</w:t>
      </w:r>
      <w:proofErr w:type="spellEnd"/>
      <w:r w:rsidRPr="00207CE1">
        <w:rPr>
          <w:rFonts w:eastAsia="Arial" w:cs="Arial"/>
          <w:color w:val="auto"/>
          <w:szCs w:val="22"/>
        </w:rPr>
        <w:t xml:space="preserve">, </w:t>
      </w:r>
      <w:proofErr w:type="spellStart"/>
      <w:r w:rsidRPr="00207CE1">
        <w:rPr>
          <w:rFonts w:eastAsia="Arial" w:cs="Arial"/>
          <w:color w:val="auto"/>
          <w:szCs w:val="22"/>
        </w:rPr>
        <w:t>em</w:t>
      </w:r>
      <w:proofErr w:type="spellEnd"/>
      <w:r w:rsidRPr="00207CE1">
        <w:rPr>
          <w:rFonts w:eastAsia="Arial" w:cs="Arial"/>
          <w:color w:val="auto"/>
          <w:szCs w:val="22"/>
        </w:rPr>
        <w:t xml:space="preserve"> </w:t>
      </w:r>
      <w:proofErr w:type="spellStart"/>
      <w:r w:rsidRPr="00207CE1">
        <w:rPr>
          <w:rFonts w:eastAsia="Arial" w:cs="Arial"/>
          <w:color w:val="auto"/>
          <w:szCs w:val="22"/>
        </w:rPr>
        <w:t>conjunto</w:t>
      </w:r>
      <w:proofErr w:type="spellEnd"/>
      <w:r w:rsidRPr="00207CE1">
        <w:rPr>
          <w:rFonts w:eastAsia="Arial" w:cs="Arial"/>
          <w:color w:val="auto"/>
          <w:szCs w:val="22"/>
        </w:rPr>
        <w:t>, "</w:t>
      </w:r>
      <w:r w:rsidRPr="00207CE1">
        <w:rPr>
          <w:rStyle w:val="SyngentaDefinedTerm"/>
          <w:rFonts w:cs="Arial"/>
          <w:color w:val="auto"/>
          <w:szCs w:val="22"/>
          <w:lang w:val="pt-BR"/>
        </w:rPr>
        <w:t>Partes</w:t>
      </w:r>
      <w:r w:rsidRPr="00207CE1">
        <w:rPr>
          <w:rFonts w:eastAsia="Arial" w:cs="Arial"/>
          <w:color w:val="auto"/>
          <w:szCs w:val="22"/>
        </w:rPr>
        <w:t xml:space="preserve">" e, </w:t>
      </w:r>
      <w:proofErr w:type="spellStart"/>
      <w:r w:rsidRPr="00207CE1">
        <w:rPr>
          <w:rFonts w:eastAsia="Arial" w:cs="Arial"/>
          <w:color w:val="auto"/>
          <w:szCs w:val="22"/>
        </w:rPr>
        <w:t>individualmente</w:t>
      </w:r>
      <w:proofErr w:type="spellEnd"/>
      <w:r w:rsidRPr="00207CE1">
        <w:rPr>
          <w:rFonts w:eastAsia="Arial" w:cs="Arial"/>
          <w:color w:val="auto"/>
          <w:szCs w:val="22"/>
        </w:rPr>
        <w:t>, "</w:t>
      </w:r>
      <w:r w:rsidRPr="00207CE1">
        <w:rPr>
          <w:rStyle w:val="SyngentaDefinedTerm"/>
          <w:rFonts w:cs="Arial"/>
          <w:color w:val="auto"/>
          <w:szCs w:val="22"/>
          <w:lang w:val="pt-BR"/>
        </w:rPr>
        <w:t>Parte</w:t>
      </w:r>
      <w:proofErr w:type="gramStart"/>
      <w:r w:rsidRPr="00207CE1">
        <w:rPr>
          <w:rFonts w:eastAsia="Arial" w:cs="Arial"/>
          <w:color w:val="auto"/>
          <w:szCs w:val="22"/>
        </w:rPr>
        <w:t>";</w:t>
      </w:r>
      <w:proofErr w:type="gramEnd"/>
      <w:r w:rsidRPr="00207CE1">
        <w:rPr>
          <w:rFonts w:eastAsia="Arial" w:cs="Arial"/>
          <w:color w:val="auto"/>
          <w:szCs w:val="22"/>
        </w:rPr>
        <w:t> </w:t>
      </w:r>
    </w:p>
    <w:p w14:paraId="3C898B24" w14:textId="77777777" w:rsidR="008F0CFF" w:rsidRPr="00207CE1" w:rsidRDefault="00F964C0" w:rsidP="00EF01FF">
      <w:pPr>
        <w:pStyle w:val="SyngentaParties"/>
        <w:jc w:val="both"/>
        <w:rPr>
          <w:rFonts w:eastAsia="Arial" w:cs="Arial"/>
          <w:color w:val="auto"/>
          <w:szCs w:val="22"/>
        </w:rPr>
      </w:pPr>
      <w:r w:rsidRPr="00207CE1">
        <w:rPr>
          <w:rFonts w:eastAsia="Arial" w:cs="Arial"/>
          <w:color w:val="auto"/>
          <w:szCs w:val="22"/>
        </w:rPr>
        <w:t> </w:t>
      </w:r>
    </w:p>
    <w:p w14:paraId="03ABC87C" w14:textId="77777777" w:rsidR="008F0CFF" w:rsidRPr="00207CE1" w:rsidRDefault="005F2EDA" w:rsidP="00EF01FF">
      <w:pPr>
        <w:pStyle w:val="SyngentaParties"/>
        <w:jc w:val="both"/>
        <w:rPr>
          <w:rFonts w:eastAsia="Arial" w:cs="Arial"/>
          <w:color w:val="auto"/>
          <w:szCs w:val="22"/>
        </w:rPr>
      </w:pPr>
      <w:proofErr w:type="spellStart"/>
      <w:r w:rsidRPr="00207CE1">
        <w:rPr>
          <w:rFonts w:eastAsia="Arial" w:cs="Arial"/>
          <w:color w:val="auto"/>
          <w:szCs w:val="22"/>
        </w:rPr>
        <w:t>Têm</w:t>
      </w:r>
      <w:proofErr w:type="spellEnd"/>
      <w:r w:rsidRPr="00207CE1">
        <w:rPr>
          <w:rFonts w:eastAsia="Arial" w:cs="Arial"/>
          <w:color w:val="auto"/>
          <w:szCs w:val="22"/>
        </w:rPr>
        <w:t xml:space="preserve">, entre si, </w:t>
      </w:r>
      <w:proofErr w:type="spellStart"/>
      <w:r w:rsidRPr="00207CE1">
        <w:rPr>
          <w:rFonts w:eastAsia="Arial" w:cs="Arial"/>
          <w:color w:val="auto"/>
          <w:szCs w:val="22"/>
        </w:rPr>
        <w:t>justo</w:t>
      </w:r>
      <w:proofErr w:type="spellEnd"/>
      <w:r w:rsidRPr="00207CE1">
        <w:rPr>
          <w:rFonts w:eastAsia="Arial" w:cs="Arial"/>
          <w:color w:val="auto"/>
          <w:szCs w:val="22"/>
        </w:rPr>
        <w:t xml:space="preserve"> e </w:t>
      </w:r>
      <w:proofErr w:type="spellStart"/>
      <w:r w:rsidRPr="00207CE1">
        <w:rPr>
          <w:rFonts w:eastAsia="Arial" w:cs="Arial"/>
          <w:color w:val="auto"/>
          <w:szCs w:val="22"/>
        </w:rPr>
        <w:t>acordado</w:t>
      </w:r>
      <w:proofErr w:type="spellEnd"/>
      <w:r w:rsidRPr="00207CE1">
        <w:rPr>
          <w:rFonts w:eastAsia="Arial" w:cs="Arial"/>
          <w:color w:val="auto"/>
          <w:szCs w:val="22"/>
        </w:rPr>
        <w:t xml:space="preserve">, </w:t>
      </w:r>
      <w:proofErr w:type="spellStart"/>
      <w:r w:rsidRPr="00207CE1">
        <w:rPr>
          <w:rFonts w:eastAsia="Arial" w:cs="Arial"/>
          <w:color w:val="auto"/>
          <w:szCs w:val="22"/>
        </w:rPr>
        <w:t>celebrar</w:t>
      </w:r>
      <w:proofErr w:type="spellEnd"/>
      <w:r w:rsidRPr="00207CE1">
        <w:rPr>
          <w:rFonts w:eastAsia="Arial" w:cs="Arial"/>
          <w:color w:val="auto"/>
          <w:szCs w:val="22"/>
        </w:rPr>
        <w:t xml:space="preserve"> o </w:t>
      </w:r>
      <w:proofErr w:type="spellStart"/>
      <w:r w:rsidRPr="00207CE1">
        <w:rPr>
          <w:rFonts w:eastAsia="Arial" w:cs="Arial"/>
          <w:color w:val="auto"/>
          <w:szCs w:val="22"/>
        </w:rPr>
        <w:t>presente</w:t>
      </w:r>
      <w:proofErr w:type="spellEnd"/>
      <w:r w:rsidRPr="00207CE1">
        <w:rPr>
          <w:rFonts w:eastAsia="Arial" w:cs="Arial"/>
          <w:color w:val="auto"/>
          <w:szCs w:val="22"/>
        </w:rPr>
        <w:t xml:space="preserve"> </w:t>
      </w:r>
      <w:proofErr w:type="spellStart"/>
      <w:r w:rsidRPr="00207CE1">
        <w:rPr>
          <w:rFonts w:eastAsia="Arial" w:cs="Arial"/>
          <w:color w:val="auto"/>
          <w:szCs w:val="22"/>
        </w:rPr>
        <w:t>Contrato</w:t>
      </w:r>
      <w:proofErr w:type="spellEnd"/>
      <w:r w:rsidRPr="00207CE1">
        <w:rPr>
          <w:rFonts w:eastAsia="Arial" w:cs="Arial"/>
          <w:color w:val="auto"/>
          <w:szCs w:val="22"/>
        </w:rPr>
        <w:t xml:space="preserve"> de </w:t>
      </w:r>
      <w:proofErr w:type="spellStart"/>
      <w:r w:rsidRPr="00207CE1">
        <w:rPr>
          <w:rFonts w:eastAsia="Arial" w:cs="Arial"/>
          <w:color w:val="auto"/>
          <w:szCs w:val="22"/>
        </w:rPr>
        <w:t>Prestação</w:t>
      </w:r>
      <w:proofErr w:type="spellEnd"/>
      <w:r w:rsidRPr="00207CE1">
        <w:rPr>
          <w:rFonts w:eastAsia="Arial" w:cs="Arial"/>
          <w:color w:val="auto"/>
          <w:szCs w:val="22"/>
        </w:rPr>
        <w:t xml:space="preserve"> de </w:t>
      </w:r>
      <w:proofErr w:type="spellStart"/>
      <w:r w:rsidRPr="00207CE1">
        <w:rPr>
          <w:rFonts w:eastAsia="Arial" w:cs="Arial"/>
          <w:color w:val="auto"/>
          <w:szCs w:val="22"/>
        </w:rPr>
        <w:t>Serviço</w:t>
      </w:r>
      <w:proofErr w:type="spellEnd"/>
      <w:r w:rsidRPr="00207CE1">
        <w:rPr>
          <w:rFonts w:eastAsia="Arial" w:cs="Arial"/>
          <w:color w:val="auto"/>
          <w:szCs w:val="22"/>
        </w:rPr>
        <w:t xml:space="preserve"> e/ou </w:t>
      </w:r>
      <w:proofErr w:type="spellStart"/>
      <w:r w:rsidRPr="00207CE1">
        <w:rPr>
          <w:rFonts w:eastAsia="Arial" w:cs="Arial"/>
          <w:color w:val="auto"/>
          <w:szCs w:val="22"/>
        </w:rPr>
        <w:t>Aquisição</w:t>
      </w:r>
      <w:proofErr w:type="spellEnd"/>
      <w:r w:rsidRPr="00207CE1">
        <w:rPr>
          <w:rFonts w:eastAsia="Arial" w:cs="Arial"/>
          <w:color w:val="auto"/>
          <w:szCs w:val="22"/>
        </w:rPr>
        <w:t xml:space="preserve"> de </w:t>
      </w:r>
      <w:proofErr w:type="spellStart"/>
      <w:r w:rsidRPr="00207CE1">
        <w:rPr>
          <w:rFonts w:eastAsia="Arial" w:cs="Arial"/>
          <w:color w:val="auto"/>
          <w:szCs w:val="22"/>
        </w:rPr>
        <w:t>Produto</w:t>
      </w:r>
      <w:proofErr w:type="spellEnd"/>
      <w:r w:rsidRPr="00207CE1">
        <w:rPr>
          <w:rFonts w:eastAsia="Arial" w:cs="Arial"/>
          <w:color w:val="auto"/>
          <w:szCs w:val="22"/>
        </w:rPr>
        <w:t xml:space="preserve"> ("</w:t>
      </w:r>
      <w:r w:rsidRPr="00207CE1">
        <w:rPr>
          <w:rStyle w:val="SyngentaDefinedTerm"/>
          <w:rFonts w:cs="Arial"/>
          <w:color w:val="auto"/>
          <w:szCs w:val="22"/>
          <w:lang w:val="pt-BR"/>
        </w:rPr>
        <w:t>Contrato</w:t>
      </w:r>
      <w:r w:rsidRPr="00207CE1">
        <w:rPr>
          <w:rFonts w:eastAsia="Arial" w:cs="Arial"/>
          <w:color w:val="auto"/>
          <w:szCs w:val="22"/>
        </w:rPr>
        <w:t xml:space="preserve">"), que se </w:t>
      </w:r>
      <w:proofErr w:type="spellStart"/>
      <w:r w:rsidRPr="00207CE1">
        <w:rPr>
          <w:rFonts w:eastAsia="Arial" w:cs="Arial"/>
          <w:color w:val="auto"/>
          <w:szCs w:val="22"/>
        </w:rPr>
        <w:t>regerá</w:t>
      </w:r>
      <w:proofErr w:type="spellEnd"/>
      <w:r w:rsidRPr="00207CE1">
        <w:rPr>
          <w:rFonts w:eastAsia="Arial" w:cs="Arial"/>
          <w:color w:val="auto"/>
          <w:szCs w:val="22"/>
        </w:rPr>
        <w:t xml:space="preserve"> pelas </w:t>
      </w:r>
      <w:proofErr w:type="spellStart"/>
      <w:r w:rsidRPr="00207CE1">
        <w:rPr>
          <w:rFonts w:eastAsia="Arial" w:cs="Arial"/>
          <w:color w:val="auto"/>
          <w:szCs w:val="22"/>
        </w:rPr>
        <w:t>seguintes</w:t>
      </w:r>
      <w:proofErr w:type="spellEnd"/>
      <w:r w:rsidRPr="00207CE1">
        <w:rPr>
          <w:rFonts w:eastAsia="Arial" w:cs="Arial"/>
          <w:color w:val="auto"/>
          <w:szCs w:val="22"/>
        </w:rPr>
        <w:t xml:space="preserve"> </w:t>
      </w:r>
      <w:proofErr w:type="spellStart"/>
      <w:r w:rsidRPr="00207CE1">
        <w:rPr>
          <w:rFonts w:eastAsia="Arial" w:cs="Arial"/>
          <w:color w:val="auto"/>
          <w:szCs w:val="22"/>
        </w:rPr>
        <w:t>cláusulas</w:t>
      </w:r>
      <w:proofErr w:type="spellEnd"/>
      <w:r w:rsidRPr="00207CE1">
        <w:rPr>
          <w:rFonts w:eastAsia="Arial" w:cs="Arial"/>
          <w:color w:val="auto"/>
          <w:szCs w:val="22"/>
        </w:rPr>
        <w:t xml:space="preserve"> e </w:t>
      </w:r>
      <w:proofErr w:type="spellStart"/>
      <w:proofErr w:type="gramStart"/>
      <w:r w:rsidRPr="00207CE1">
        <w:rPr>
          <w:rFonts w:eastAsia="Arial" w:cs="Arial"/>
          <w:color w:val="auto"/>
          <w:szCs w:val="22"/>
        </w:rPr>
        <w:t>condições</w:t>
      </w:r>
      <w:proofErr w:type="spellEnd"/>
      <w:r w:rsidRPr="00207CE1">
        <w:rPr>
          <w:rFonts w:eastAsia="Arial" w:cs="Arial"/>
          <w:color w:val="auto"/>
          <w:szCs w:val="22"/>
        </w:rPr>
        <w:t>:</w:t>
      </w:r>
      <w:proofErr w:type="gramEnd"/>
    </w:p>
    <w:p w14:paraId="7036FFCE" w14:textId="77777777" w:rsidR="008F0CFF" w:rsidRPr="00207CE1" w:rsidRDefault="00F964C0" w:rsidP="00EF01FF">
      <w:pPr>
        <w:pStyle w:val="SyngentaNumberedList1"/>
        <w:rPr>
          <w:rFonts w:eastAsia="Arial" w:cs="Arial"/>
          <w:szCs w:val="22"/>
        </w:rPr>
      </w:pPr>
      <w:r w:rsidRPr="00207CE1">
        <w:rPr>
          <w:rFonts w:eastAsia="Arial" w:cs="Arial"/>
          <w:szCs w:val="22"/>
        </w:rPr>
        <w:t>OBJETO</w:t>
      </w:r>
    </w:p>
    <w:p w14:paraId="09007BF9" w14:textId="6CD00ED2" w:rsidR="00926B54" w:rsidRPr="005818AE" w:rsidRDefault="00F240AD" w:rsidP="00926B54">
      <w:pPr>
        <w:pStyle w:val="SyngentaNumberedList2"/>
        <w:rPr>
          <w:rFonts w:cs="Arial"/>
          <w:szCs w:val="22"/>
          <w:lang w:val="pt-BR"/>
        </w:rPr>
      </w:pPr>
      <w:r w:rsidRPr="005818AE">
        <w:rPr>
          <w:rFonts w:cs="Arial"/>
          <w:szCs w:val="22"/>
          <w:lang w:val="pt-BR"/>
        </w:rPr>
        <w:t xml:space="preserve">O presente Contrato tem como objeto </w:t>
      </w:r>
      <w:r w:rsidR="005818AE">
        <w:rPr>
          <w:rFonts w:cs="Arial"/>
          <w:szCs w:val="22"/>
          <w:lang w:val="pt-BR"/>
        </w:rPr>
        <w:t>XXXXXXX</w:t>
      </w:r>
    </w:p>
    <w:p w14:paraId="72A0B5ED" w14:textId="77777777" w:rsidR="008F0CFF" w:rsidRPr="00207CE1" w:rsidRDefault="002833C5" w:rsidP="00EF01FF">
      <w:pPr>
        <w:pStyle w:val="SyngentaNumberedList1"/>
        <w:rPr>
          <w:rFonts w:eastAsia="Arial" w:cs="Arial"/>
          <w:szCs w:val="22"/>
          <w:lang w:val="pt-BR"/>
        </w:rPr>
      </w:pPr>
      <w:r w:rsidRPr="00207CE1">
        <w:rPr>
          <w:rFonts w:eastAsia="Arial" w:cs="Arial"/>
          <w:szCs w:val="22"/>
          <w:lang w:val="pt-BR"/>
        </w:rPr>
        <w:t>PRAZO DE VIGÊNCIA E EXTINÇÃO</w:t>
      </w:r>
    </w:p>
    <w:p w14:paraId="1A704753" w14:textId="15E321B8" w:rsidR="008F0CFF" w:rsidRPr="00207CE1" w:rsidRDefault="00F964C0" w:rsidP="005F4276">
      <w:pPr>
        <w:pStyle w:val="SyngentaNumberedList2"/>
        <w:shd w:val="clear" w:color="auto" w:fill="FFFFFF" w:themeFill="background1"/>
        <w:rPr>
          <w:rFonts w:cs="Arial"/>
          <w:szCs w:val="22"/>
          <w:lang w:val="pt-BR"/>
        </w:rPr>
      </w:pPr>
      <w:r w:rsidRPr="00207CE1">
        <w:rPr>
          <w:rFonts w:cs="Arial"/>
          <w:szCs w:val="22"/>
          <w:lang w:val="pt-BR"/>
        </w:rPr>
        <w:t>O prazo de vigência do presente Contrato é determinado, com início em</w:t>
      </w:r>
      <w:r w:rsidRPr="005F4276">
        <w:rPr>
          <w:rFonts w:eastAsia="Times New Roman" w:cs="Arial"/>
          <w:szCs w:val="22"/>
          <w:shd w:val="clear" w:color="auto" w:fill="FFFFFF" w:themeFill="background1"/>
          <w:lang w:val="pt-BR"/>
        </w:rPr>
        <w:t xml:space="preserve"> </w:t>
      </w:r>
      <w:r w:rsidR="005818AE">
        <w:rPr>
          <w:rFonts w:eastAsia="Times New Roman" w:cs="Arial"/>
          <w:szCs w:val="22"/>
          <w:shd w:val="clear" w:color="auto" w:fill="FFFFFF" w:themeFill="background1"/>
          <w:lang w:val="pt-BR"/>
        </w:rPr>
        <w:t>XX/XX/</w:t>
      </w:r>
      <w:proofErr w:type="gramStart"/>
      <w:r w:rsidR="005818AE">
        <w:rPr>
          <w:rFonts w:eastAsia="Times New Roman" w:cs="Arial"/>
          <w:szCs w:val="22"/>
          <w:shd w:val="clear" w:color="auto" w:fill="FFFFFF" w:themeFill="background1"/>
          <w:lang w:val="pt-BR"/>
        </w:rPr>
        <w:t>XXXX</w:t>
      </w:r>
      <w:r w:rsidRPr="00207CE1">
        <w:rPr>
          <w:rFonts w:cs="Arial"/>
          <w:szCs w:val="22"/>
          <w:lang w:val="pt-BR"/>
        </w:rPr>
        <w:t>  e</w:t>
      </w:r>
      <w:proofErr w:type="gramEnd"/>
      <w:r w:rsidRPr="00207CE1">
        <w:rPr>
          <w:rFonts w:cs="Arial"/>
          <w:szCs w:val="22"/>
          <w:lang w:val="pt-BR"/>
        </w:rPr>
        <w:t xml:space="preserve"> término </w:t>
      </w:r>
      <w:proofErr w:type="gramStart"/>
      <w:r w:rsidRPr="00207CE1">
        <w:rPr>
          <w:rFonts w:cs="Arial"/>
          <w:szCs w:val="22"/>
          <w:lang w:val="pt-BR"/>
        </w:rPr>
        <w:t>em </w:t>
      </w:r>
      <w:r w:rsidR="00926B54" w:rsidRPr="005F4276">
        <w:rPr>
          <w:rFonts w:eastAsia="Times New Roman" w:cs="Arial"/>
          <w:szCs w:val="22"/>
          <w:shd w:val="clear" w:color="auto" w:fill="FFFFFF" w:themeFill="background1"/>
          <w:lang w:val="pt-BR"/>
        </w:rPr>
        <w:t xml:space="preserve"> </w:t>
      </w:r>
      <w:r w:rsidR="005818AE">
        <w:rPr>
          <w:rFonts w:eastAsia="Times New Roman" w:cs="Arial"/>
          <w:szCs w:val="22"/>
          <w:shd w:val="clear" w:color="auto" w:fill="FFFFFF" w:themeFill="background1"/>
          <w:lang w:val="pt-BR"/>
        </w:rPr>
        <w:t>XX</w:t>
      </w:r>
      <w:proofErr w:type="gramEnd"/>
      <w:r w:rsidR="005818AE">
        <w:rPr>
          <w:rFonts w:eastAsia="Times New Roman" w:cs="Arial"/>
          <w:szCs w:val="22"/>
          <w:shd w:val="clear" w:color="auto" w:fill="FFFFFF" w:themeFill="background1"/>
          <w:lang w:val="pt-BR"/>
        </w:rPr>
        <w:t>/XX/XXXX</w:t>
      </w:r>
      <w:r w:rsidRPr="00207CE1">
        <w:rPr>
          <w:rFonts w:cs="Arial"/>
          <w:szCs w:val="22"/>
          <w:lang w:val="pt-BR"/>
        </w:rPr>
        <w:t>, podendo ser prorrogado através de aditivo contratual devidamente assinado pelas Partes.</w:t>
      </w:r>
    </w:p>
    <w:p w14:paraId="606D094D" w14:textId="77777777" w:rsidR="00377024" w:rsidRPr="00207CE1" w:rsidRDefault="00F964C0" w:rsidP="00EF01FF">
      <w:pPr>
        <w:pStyle w:val="SyngentaNumberedList2"/>
        <w:rPr>
          <w:rFonts w:cs="Arial"/>
          <w:szCs w:val="22"/>
          <w:lang w:val="pt-BR"/>
        </w:rPr>
      </w:pPr>
      <w:bookmarkStart w:id="1" w:name="_Hlk117180068"/>
      <w:r w:rsidRPr="00207CE1">
        <w:rPr>
          <w:rFonts w:cs="Arial"/>
          <w:szCs w:val="22"/>
          <w:lang w:val="pt-BR"/>
        </w:rPr>
        <w:t>Além da hipótese de término do prazo de vigência, este contrato poderá ser extinto pelos motivos abaixo:</w:t>
      </w:r>
    </w:p>
    <w:p w14:paraId="520ABA1F" w14:textId="73E12F27" w:rsidR="00D07C5A" w:rsidRPr="00207CE1" w:rsidRDefault="00F964C0" w:rsidP="00EF01FF">
      <w:pPr>
        <w:pStyle w:val="SyngentaNumberedList3"/>
        <w:rPr>
          <w:rFonts w:cs="Arial"/>
          <w:szCs w:val="22"/>
          <w:lang w:val="pt-BR"/>
        </w:rPr>
      </w:pPr>
      <w:r w:rsidRPr="00207CE1">
        <w:rPr>
          <w:rFonts w:cs="Arial"/>
          <w:szCs w:val="22"/>
          <w:lang w:val="pt-BR"/>
        </w:rPr>
        <w:t xml:space="preserve">Por interesse de quaisquer das Partes, independentemente de justificativa e sem qualquer ônus ou multa, mediante aviso prévio e por escrito de </w:t>
      </w:r>
      <w:r w:rsidR="005818AE">
        <w:rPr>
          <w:rFonts w:cs="Arial"/>
          <w:szCs w:val="22"/>
          <w:lang w:val="pt-BR"/>
        </w:rPr>
        <w:t>6</w:t>
      </w:r>
      <w:r w:rsidR="00C027AE" w:rsidRPr="00B2252D">
        <w:rPr>
          <w:rFonts w:cs="Arial"/>
          <w:szCs w:val="22"/>
          <w:lang w:val="pt-BR"/>
        </w:rPr>
        <w:t>0</w:t>
      </w:r>
      <w:r w:rsidRPr="00207CE1">
        <w:rPr>
          <w:rFonts w:cs="Arial"/>
          <w:szCs w:val="22"/>
          <w:lang w:val="pt-BR"/>
        </w:rPr>
        <w:t xml:space="preserve"> dias.</w:t>
      </w:r>
    </w:p>
    <w:p w14:paraId="0093075D" w14:textId="0D10A8F4" w:rsidR="00D07C5A" w:rsidRPr="00207CE1" w:rsidRDefault="00F964C0" w:rsidP="00EF01FF">
      <w:pPr>
        <w:pStyle w:val="SyngentaNumberedList3"/>
        <w:rPr>
          <w:rFonts w:cs="Arial"/>
          <w:szCs w:val="22"/>
          <w:lang w:val="pt-BR"/>
        </w:rPr>
      </w:pPr>
      <w:r w:rsidRPr="00207CE1">
        <w:rPr>
          <w:rFonts w:cs="Arial"/>
          <w:szCs w:val="22"/>
          <w:lang w:val="pt-BR"/>
        </w:rPr>
        <w:t xml:space="preserve">Quando descumpridos quaisquer dispositivos do Contrato, salvo se sanado em até </w:t>
      </w:r>
      <w:ins w:id="2" w:author="CAPARROZ MOURI Bruna" w:date="2025-10-08T11:14:00Z" w16du:dateUtc="2025-10-08T14:14:00Z">
        <w:r w:rsidR="00876091">
          <w:rPr>
            <w:rFonts w:cs="Arial"/>
            <w:szCs w:val="22"/>
            <w:lang w:val="pt-BR"/>
          </w:rPr>
          <w:t xml:space="preserve">10 </w:t>
        </w:r>
      </w:ins>
      <w:del w:id="3" w:author="CAPARROZ MOURI Bruna" w:date="2025-10-08T11:14:00Z" w16du:dateUtc="2025-10-08T14:14:00Z">
        <w:r w:rsidRPr="00207CE1" w:rsidDel="00876091">
          <w:rPr>
            <w:rFonts w:cs="Arial"/>
            <w:szCs w:val="22"/>
            <w:lang w:val="pt-BR"/>
          </w:rPr>
          <w:delText>05</w:delText>
        </w:r>
      </w:del>
      <w:r w:rsidRPr="00207CE1">
        <w:rPr>
          <w:rFonts w:cs="Arial"/>
          <w:szCs w:val="22"/>
          <w:lang w:val="pt-BR"/>
        </w:rPr>
        <w:t xml:space="preserve"> (</w:t>
      </w:r>
      <w:ins w:id="4" w:author="CAPARROZ MOURI Bruna" w:date="2025-10-08T11:14:00Z" w16du:dateUtc="2025-10-08T14:14:00Z">
        <w:r w:rsidR="00876091">
          <w:rPr>
            <w:rFonts w:cs="Arial"/>
            <w:szCs w:val="22"/>
            <w:lang w:val="pt-BR"/>
          </w:rPr>
          <w:t xml:space="preserve">dez </w:t>
        </w:r>
      </w:ins>
      <w:del w:id="5" w:author="CAPARROZ MOURI Bruna" w:date="2025-10-08T11:14:00Z" w16du:dateUtc="2025-10-08T14:14:00Z">
        <w:r w:rsidRPr="00207CE1" w:rsidDel="00876091">
          <w:rPr>
            <w:rFonts w:cs="Arial"/>
            <w:szCs w:val="22"/>
            <w:lang w:val="pt-BR"/>
          </w:rPr>
          <w:delText>cinco</w:delText>
        </w:r>
      </w:del>
      <w:r w:rsidRPr="00207CE1">
        <w:rPr>
          <w:rFonts w:cs="Arial"/>
          <w:szCs w:val="22"/>
          <w:lang w:val="pt-BR"/>
        </w:rPr>
        <w:t>) dias contados de notificação escrita enviada à Parte inadimplente.</w:t>
      </w:r>
    </w:p>
    <w:p w14:paraId="238E34EE" w14:textId="77777777" w:rsidR="00D07C5A" w:rsidRPr="00207CE1" w:rsidRDefault="00F964C0" w:rsidP="00EF01FF">
      <w:pPr>
        <w:pStyle w:val="SyngentaNumberedList3"/>
        <w:rPr>
          <w:rFonts w:cs="Arial"/>
          <w:szCs w:val="22"/>
          <w:lang w:val="pt-BR"/>
        </w:rPr>
      </w:pPr>
      <w:r w:rsidRPr="00207CE1">
        <w:rPr>
          <w:rFonts w:cs="Arial"/>
          <w:szCs w:val="22"/>
          <w:lang w:val="pt-BR"/>
        </w:rPr>
        <w:t>Por motivo de força maior que impeça a execução de total ou parcial objeto contratado.</w:t>
      </w:r>
    </w:p>
    <w:p w14:paraId="21916681" w14:textId="77777777" w:rsidR="00D07C5A" w:rsidRPr="00207CE1" w:rsidRDefault="00F964C0" w:rsidP="00EF01FF">
      <w:pPr>
        <w:pStyle w:val="SyngentaNumberedList3"/>
        <w:rPr>
          <w:rFonts w:cs="Arial"/>
          <w:szCs w:val="22"/>
          <w:lang w:val="pt-BR"/>
        </w:rPr>
      </w:pPr>
      <w:r w:rsidRPr="00207CE1">
        <w:rPr>
          <w:rFonts w:cs="Arial"/>
          <w:szCs w:val="22"/>
          <w:lang w:val="pt-BR"/>
        </w:rPr>
        <w:t>Por uso indevido do nome, marca, patente ou qualquer outra forma de propriedade imaterial da outra Parte.</w:t>
      </w:r>
    </w:p>
    <w:p w14:paraId="62163240" w14:textId="77777777" w:rsidR="00D07C5A" w:rsidRPr="00207CE1" w:rsidRDefault="00F964C0" w:rsidP="00EF01FF">
      <w:pPr>
        <w:pStyle w:val="SyngentaNumberedList3"/>
        <w:rPr>
          <w:rFonts w:cs="Arial"/>
          <w:szCs w:val="22"/>
          <w:lang w:val="pt-BR"/>
        </w:rPr>
      </w:pPr>
      <w:r w:rsidRPr="00207CE1">
        <w:rPr>
          <w:rFonts w:cs="Arial"/>
          <w:szCs w:val="22"/>
          <w:lang w:val="pt-BR"/>
        </w:rPr>
        <w:t>Quando solicitado o pedido de recuperação judicial ou extrajudicial ou requerida/decretada a falência de uma das Partes, desde que impactem na execução do objeto contratado.</w:t>
      </w:r>
    </w:p>
    <w:p w14:paraId="0892991B" w14:textId="77777777" w:rsidR="00377024" w:rsidRPr="00207CE1" w:rsidRDefault="00F964C0" w:rsidP="00EF01FF">
      <w:pPr>
        <w:pStyle w:val="SyngentaNumberedList3"/>
        <w:rPr>
          <w:rFonts w:cs="Arial"/>
          <w:szCs w:val="22"/>
          <w:lang w:val="pt-BR"/>
        </w:rPr>
      </w:pPr>
      <w:r w:rsidRPr="00207CE1">
        <w:rPr>
          <w:rFonts w:cs="Arial"/>
          <w:szCs w:val="22"/>
          <w:lang w:val="pt-BR"/>
        </w:rPr>
        <w:t>A aquisição direta ou indireta (reorganização societária) da CONTRATADA por qualquer empresa concorrente ou não da CONTRATANTE, sendo que a CONTRATANTE deverá ser previamente notificada por escrito sobre tal fato.</w:t>
      </w:r>
    </w:p>
    <w:p w14:paraId="7B08667D" w14:textId="77777777" w:rsidR="00377024" w:rsidRPr="00207CE1" w:rsidRDefault="00F964C0" w:rsidP="00EF01FF">
      <w:pPr>
        <w:pStyle w:val="SyngentaNumberedList2"/>
        <w:rPr>
          <w:rFonts w:cs="Arial"/>
          <w:szCs w:val="22"/>
          <w:lang w:val="pt-BR"/>
        </w:rPr>
      </w:pPr>
      <w:r w:rsidRPr="00207CE1">
        <w:rPr>
          <w:rFonts w:cs="Arial"/>
          <w:szCs w:val="22"/>
          <w:lang w:val="pt-BR"/>
        </w:rPr>
        <w:lastRenderedPageBreak/>
        <w:t>A extinção do contrato pelo decurso de seu prazo produzirá seus efeitos automaticamente. As demais causas de término produzirão seus efeitos mediante comunicação por escrito dirigida pela Parte que não se encontre em situação constitutiva da causa de término à outra.</w:t>
      </w:r>
    </w:p>
    <w:bookmarkEnd w:id="1"/>
    <w:p w14:paraId="0C50C6C5" w14:textId="3A84A724" w:rsidR="00377024" w:rsidRPr="00207CE1" w:rsidRDefault="00F964C0" w:rsidP="00EF01FF">
      <w:pPr>
        <w:pStyle w:val="SyngentaNumberedList2"/>
        <w:rPr>
          <w:rFonts w:cs="Arial"/>
          <w:szCs w:val="22"/>
          <w:lang w:val="pt-BR"/>
        </w:rPr>
      </w:pPr>
      <w:r w:rsidRPr="00207CE1">
        <w:rPr>
          <w:rFonts w:cs="Arial"/>
          <w:szCs w:val="22"/>
          <w:lang w:val="pt-BR"/>
        </w:rPr>
        <w:t>A resolução do Contrato por inadimplemento</w:t>
      </w:r>
      <w:ins w:id="6" w:author="CAPARROZ MOURI Bruna" w:date="2025-10-08T10:57:00Z" w16du:dateUtc="2025-10-08T13:57:00Z">
        <w:r w:rsidR="00DA18D2">
          <w:rPr>
            <w:rFonts w:cs="Arial"/>
            <w:szCs w:val="22"/>
            <w:lang w:val="pt-BR"/>
          </w:rPr>
          <w:t xml:space="preserve"> </w:t>
        </w:r>
        <w:commentRangeStart w:id="7"/>
        <w:r w:rsidR="00DA18D2">
          <w:rPr>
            <w:rFonts w:cs="Arial"/>
            <w:szCs w:val="22"/>
            <w:lang w:val="pt-BR"/>
          </w:rPr>
          <w:t>compro</w:t>
        </w:r>
      </w:ins>
      <w:ins w:id="8" w:author="CAPARROZ MOURI Bruna" w:date="2025-10-08T10:58:00Z" w16du:dateUtc="2025-10-08T13:58:00Z">
        <w:r w:rsidR="00DA18D2">
          <w:rPr>
            <w:rFonts w:cs="Arial"/>
            <w:szCs w:val="22"/>
            <w:lang w:val="pt-BR"/>
          </w:rPr>
          <w:t>vado</w:t>
        </w:r>
      </w:ins>
      <w:r w:rsidRPr="00207CE1">
        <w:rPr>
          <w:rFonts w:cs="Arial"/>
          <w:szCs w:val="22"/>
          <w:lang w:val="pt-BR"/>
        </w:rPr>
        <w:t xml:space="preserve"> ensejará a cobrança de multa</w:t>
      </w:r>
      <w:ins w:id="9" w:author="CAPARROZ MOURI Bruna" w:date="2025-10-08T10:57:00Z" w16du:dateUtc="2025-10-08T13:57:00Z">
        <w:r w:rsidR="00DA18D2">
          <w:rPr>
            <w:rFonts w:cs="Arial"/>
            <w:szCs w:val="22"/>
            <w:lang w:val="pt-BR"/>
          </w:rPr>
          <w:t xml:space="preserve"> compensatória</w:t>
        </w:r>
      </w:ins>
      <w:r w:rsidRPr="00207CE1">
        <w:rPr>
          <w:rFonts w:cs="Arial"/>
          <w:szCs w:val="22"/>
          <w:lang w:val="pt-BR"/>
        </w:rPr>
        <w:t xml:space="preserve"> devida pela CONTRATADA para a CONTRATANTE no valor de até 10% (dez por cento) </w:t>
      </w:r>
      <w:ins w:id="10" w:author="CAPARROZ MOURI Bruna" w:date="2025-10-08T10:58:00Z" w16du:dateUtc="2025-10-08T13:58:00Z">
        <w:r w:rsidR="00DA18D2" w:rsidRPr="00DA18D2">
          <w:rPr>
            <w:rFonts w:cs="Arial"/>
            <w:szCs w:val="22"/>
            <w:lang w:val="pt-BR"/>
          </w:rPr>
          <w:t xml:space="preserve">sobre a média dos </w:t>
        </w:r>
        <w:r w:rsidR="00DA18D2">
          <w:rPr>
            <w:rFonts w:cs="Arial"/>
            <w:szCs w:val="22"/>
            <w:lang w:val="pt-BR"/>
          </w:rPr>
          <w:t xml:space="preserve">pedidos dos </w:t>
        </w:r>
        <w:r w:rsidR="00DA18D2" w:rsidRPr="00DA18D2">
          <w:rPr>
            <w:rFonts w:cs="Arial"/>
            <w:szCs w:val="22"/>
            <w:lang w:val="pt-BR"/>
          </w:rPr>
          <w:t xml:space="preserve">últimos 6 meses do realizado ou da </w:t>
        </w:r>
      </w:ins>
      <w:ins w:id="11" w:author="CAPARROZ MOURI Bruna" w:date="2025-10-08T10:59:00Z" w16du:dateUtc="2025-10-08T13:59:00Z">
        <w:r w:rsidR="00DA18D2" w:rsidRPr="00DA18D2">
          <w:rPr>
            <w:rFonts w:cs="Arial"/>
            <w:szCs w:val="22"/>
            <w:lang w:val="pt-BR"/>
          </w:rPr>
          <w:t>média</w:t>
        </w:r>
      </w:ins>
      <w:ins w:id="12" w:author="CAPARROZ MOURI Bruna" w:date="2025-10-08T10:58:00Z" w16du:dateUtc="2025-10-08T13:58:00Z">
        <w:r w:rsidR="00DA18D2" w:rsidRPr="00DA18D2">
          <w:rPr>
            <w:rFonts w:cs="Arial"/>
            <w:szCs w:val="22"/>
            <w:lang w:val="pt-BR"/>
          </w:rPr>
          <w:t xml:space="preserve"> das compras realizadas e pagas) de faturamento e ciência para a Contratada sobre a irregularidade para correção com prazo de acordo mútuo.</w:t>
        </w:r>
        <w:r w:rsidR="00DA18D2" w:rsidRPr="00DA18D2" w:rsidDel="00DA18D2">
          <w:rPr>
            <w:rFonts w:cs="Arial"/>
            <w:szCs w:val="22"/>
            <w:lang w:val="pt-BR"/>
          </w:rPr>
          <w:t xml:space="preserve"> </w:t>
        </w:r>
      </w:ins>
      <w:del w:id="13" w:author="CAPARROZ MOURI Bruna" w:date="2025-10-08T10:58:00Z" w16du:dateUtc="2025-10-08T13:58:00Z">
        <w:r w:rsidRPr="00207CE1" w:rsidDel="00DA18D2">
          <w:rPr>
            <w:rFonts w:cs="Arial"/>
            <w:szCs w:val="22"/>
            <w:lang w:val="pt-BR"/>
          </w:rPr>
          <w:delText>do valor total do Contrato</w:delText>
        </w:r>
      </w:del>
      <w:r w:rsidRPr="00207CE1">
        <w:rPr>
          <w:rFonts w:cs="Arial"/>
          <w:szCs w:val="22"/>
          <w:lang w:val="pt-BR"/>
        </w:rPr>
        <w:t xml:space="preserve">, sem prejuízo da apuração de </w:t>
      </w:r>
      <w:del w:id="14" w:author="CAPARROZ MOURI Bruna" w:date="2025-10-08T10:53:00Z" w16du:dateUtc="2025-10-08T13:53:00Z">
        <w:r w:rsidRPr="00207CE1" w:rsidDel="000A6417">
          <w:rPr>
            <w:rFonts w:cs="Arial"/>
            <w:szCs w:val="22"/>
            <w:lang w:val="pt-BR"/>
          </w:rPr>
          <w:delText>perdas e</w:delText>
        </w:r>
      </w:del>
      <w:r w:rsidRPr="00207CE1">
        <w:rPr>
          <w:rFonts w:cs="Arial"/>
          <w:szCs w:val="22"/>
          <w:lang w:val="pt-BR"/>
        </w:rPr>
        <w:t xml:space="preserve"> danos</w:t>
      </w:r>
      <w:ins w:id="15" w:author="CAPARROZ MOURI Bruna" w:date="2025-10-08T10:53:00Z" w16du:dateUtc="2025-10-08T13:53:00Z">
        <w:r w:rsidR="000A6417">
          <w:rPr>
            <w:rFonts w:cs="Arial"/>
            <w:szCs w:val="22"/>
            <w:lang w:val="pt-BR"/>
          </w:rPr>
          <w:t xml:space="preserve"> diretos e comprovadamente causados, excluindo-se expressamente danos indiretos e lucros cessantes</w:t>
        </w:r>
      </w:ins>
      <w:r w:rsidRPr="00207CE1">
        <w:rPr>
          <w:rFonts w:cs="Arial"/>
          <w:szCs w:val="22"/>
          <w:lang w:val="pt-BR"/>
        </w:rPr>
        <w:t xml:space="preserve">. A CONTRATANTE poderá reter o valor correspondente à multa de qualquer pagamento porventura devido à CONTRATADA, </w:t>
      </w:r>
      <w:ins w:id="16" w:author="CAPARROZ MOURI Bruna" w:date="2025-10-08T11:13:00Z" w16du:dateUtc="2025-10-08T14:13:00Z">
        <w:r w:rsidR="00876091">
          <w:rPr>
            <w:rFonts w:cs="Arial"/>
            <w:szCs w:val="22"/>
            <w:lang w:val="pt-BR"/>
          </w:rPr>
          <w:t xml:space="preserve">após notificação com 10 dias de antecedência, </w:t>
        </w:r>
      </w:ins>
      <w:r w:rsidRPr="00207CE1">
        <w:rPr>
          <w:rFonts w:cs="Arial"/>
          <w:szCs w:val="22"/>
          <w:lang w:val="pt-BR"/>
        </w:rPr>
        <w:t xml:space="preserve">em virtude do objeto contratado ou, na inexistência de saldo, </w:t>
      </w:r>
      <w:ins w:id="17" w:author="CAPARROZ MOURI Bruna" w:date="2025-10-08T11:14:00Z" w16du:dateUtc="2025-10-08T14:14:00Z">
        <w:r w:rsidR="00876091">
          <w:rPr>
            <w:rFonts w:cs="Arial"/>
            <w:szCs w:val="22"/>
            <w:lang w:val="pt-BR"/>
          </w:rPr>
          <w:t xml:space="preserve">onde </w:t>
        </w:r>
      </w:ins>
      <w:r w:rsidRPr="00207CE1">
        <w:rPr>
          <w:rFonts w:cs="Arial"/>
          <w:szCs w:val="22"/>
          <w:lang w:val="pt-BR"/>
        </w:rPr>
        <w:t xml:space="preserve">a CONTRATADA </w:t>
      </w:r>
      <w:ins w:id="18" w:author="CAPARROZ MOURI Bruna" w:date="2025-10-08T11:14:00Z" w16du:dateUtc="2025-10-08T14:14:00Z">
        <w:r w:rsidR="00876091">
          <w:rPr>
            <w:rFonts w:cs="Arial"/>
            <w:szCs w:val="22"/>
            <w:lang w:val="pt-BR"/>
          </w:rPr>
          <w:t xml:space="preserve">deverá manifestar </w:t>
        </w:r>
      </w:ins>
      <w:del w:id="19" w:author="CAPARROZ MOURI Bruna" w:date="2025-10-08T11:14:00Z" w16du:dateUtc="2025-10-08T14:14:00Z">
        <w:r w:rsidRPr="00207CE1" w:rsidDel="00876091">
          <w:rPr>
            <w:rFonts w:cs="Arial"/>
            <w:szCs w:val="22"/>
            <w:lang w:val="pt-BR"/>
          </w:rPr>
          <w:delText xml:space="preserve">concorda </w:delText>
        </w:r>
      </w:del>
      <w:r w:rsidRPr="00207CE1">
        <w:rPr>
          <w:rFonts w:cs="Arial"/>
          <w:szCs w:val="22"/>
          <w:lang w:val="pt-BR"/>
        </w:rPr>
        <w:t xml:space="preserve">expressamente </w:t>
      </w:r>
      <w:ins w:id="20" w:author="CAPARROZ MOURI Bruna" w:date="2025-10-08T11:14:00Z" w16du:dateUtc="2025-10-08T14:14:00Z">
        <w:r w:rsidR="00876091">
          <w:rPr>
            <w:rFonts w:cs="Arial"/>
            <w:szCs w:val="22"/>
            <w:lang w:val="pt-BR"/>
          </w:rPr>
          <w:t xml:space="preserve">sua concordância </w:t>
        </w:r>
      </w:ins>
      <w:commentRangeEnd w:id="7"/>
      <w:ins w:id="21" w:author="CAPARROZ MOURI Bruna" w:date="2025-10-08T11:20:00Z" w16du:dateUtc="2025-10-08T14:20:00Z">
        <w:r w:rsidR="003E4CF5">
          <w:rPr>
            <w:rStyle w:val="Refdecomentrio"/>
            <w:rFonts w:asciiTheme="minorHAnsi" w:hAnsiTheme="minorHAnsi" w:cs="Mangal"/>
          </w:rPr>
          <w:commentReference w:id="7"/>
        </w:r>
      </w:ins>
      <w:r w:rsidRPr="00207CE1">
        <w:rPr>
          <w:rFonts w:cs="Arial"/>
          <w:szCs w:val="22"/>
          <w:lang w:val="pt-BR"/>
        </w:rPr>
        <w:t>com a compensação do referido valor pela CONTRATANTE com qualquer outro saldo existente entre as Partes.</w:t>
      </w:r>
    </w:p>
    <w:p w14:paraId="11E622B3" w14:textId="4C3176C8" w:rsidR="00530D19" w:rsidRPr="00207CE1" w:rsidRDefault="00F964C0" w:rsidP="00EF01FF">
      <w:pPr>
        <w:pStyle w:val="SyngentaNumberedList2"/>
        <w:rPr>
          <w:rFonts w:cs="Arial"/>
          <w:szCs w:val="22"/>
          <w:lang w:val="pt-BR"/>
        </w:rPr>
      </w:pPr>
      <w:commentRangeStart w:id="22"/>
      <w:del w:id="23" w:author="CAPARROZ MOURI Bruna" w:date="2025-10-08T11:16:00Z" w16du:dateUtc="2025-10-08T14:16:00Z">
        <w:r w:rsidRPr="00207CE1" w:rsidDel="003E4CF5">
          <w:rPr>
            <w:rFonts w:cs="Arial"/>
            <w:szCs w:val="22"/>
            <w:lang w:val="pt-BR"/>
          </w:rPr>
          <w:delText xml:space="preserve">Em qualquer hipótese de término antecipado do presente Contrato, a CONTRATADA se compromete a tomar todas as providências necessárias para assistir a CONTRATANTE, ou um terceiro que esta venha a indicar (incluindo qualquer um de seus concorrentes), sem qualquer custo adicional, na transição do serviço e/ou produto ora contratado. Neste sentido, a </w:delText>
        </w:r>
      </w:del>
      <w:ins w:id="24" w:author="CAPARROZ MOURI Bruna" w:date="2025-10-08T11:17:00Z" w16du:dateUtc="2025-10-08T14:17:00Z">
        <w:r w:rsidR="003E4CF5">
          <w:rPr>
            <w:rFonts w:cs="Arial"/>
            <w:szCs w:val="22"/>
            <w:lang w:val="pt-BR"/>
          </w:rPr>
          <w:t xml:space="preserve">A </w:t>
        </w:r>
      </w:ins>
      <w:del w:id="25" w:author="CAPARROZ MOURI Bruna" w:date="2025-10-08T11:17:00Z" w16du:dateUtc="2025-10-08T14:17:00Z">
        <w:r w:rsidRPr="00207CE1" w:rsidDel="003E4CF5">
          <w:rPr>
            <w:rFonts w:cs="Arial"/>
            <w:szCs w:val="22"/>
            <w:lang w:val="pt-BR"/>
          </w:rPr>
          <w:delText>CONTRATADA deverá imediatamente entregar para a CONTRATANTE, ou a um terceiro por esta indicado, todas as informações, documentos, materiais e dados desenvolvidos até o momento do término do Contrato, nos formatos padrões adotados pela indústria, os quais sejam relevantes para a transição do serviço e/ou produto contratado, sem qualquer custo ou ônus adicional para a CONTRATANTE. </w:delText>
        </w:r>
      </w:del>
      <w:commentRangeEnd w:id="22"/>
      <w:r w:rsidR="003E4CF5">
        <w:rPr>
          <w:rStyle w:val="Refdecomentrio"/>
          <w:rFonts w:asciiTheme="minorHAnsi" w:hAnsiTheme="minorHAnsi" w:cs="Mangal"/>
        </w:rPr>
        <w:commentReference w:id="22"/>
      </w:r>
    </w:p>
    <w:p w14:paraId="44CDEA2B" w14:textId="77777777" w:rsidR="008F0CFF" w:rsidRPr="00207CE1" w:rsidRDefault="00F964C0" w:rsidP="00EF01FF">
      <w:pPr>
        <w:pStyle w:val="SyngentaNumberedList1"/>
        <w:rPr>
          <w:rFonts w:eastAsia="Arial" w:cs="Arial"/>
          <w:szCs w:val="22"/>
        </w:rPr>
      </w:pPr>
      <w:r w:rsidRPr="00207CE1">
        <w:rPr>
          <w:rFonts w:eastAsia="Arial" w:cs="Arial"/>
          <w:szCs w:val="22"/>
        </w:rPr>
        <w:t>PREÇO E DESPESAS</w:t>
      </w:r>
    </w:p>
    <w:p w14:paraId="262E1423" w14:textId="2F76037B" w:rsidR="00C65595" w:rsidRPr="00C65595" w:rsidRDefault="00C65595" w:rsidP="00C65595">
      <w:pPr>
        <w:pStyle w:val="SyngentaNumberedList2"/>
        <w:rPr>
          <w:rFonts w:cs="Arial"/>
          <w:szCs w:val="22"/>
          <w:lang w:val="pt-BR"/>
        </w:rPr>
      </w:pPr>
      <w:r w:rsidRPr="00C65595">
        <w:rPr>
          <w:rFonts w:cs="Arial"/>
          <w:szCs w:val="22"/>
          <w:lang w:val="pt-BR"/>
        </w:rPr>
        <w:t>O presente Contrato tem como valor limite total a quantia de R$</w:t>
      </w:r>
      <w:r>
        <w:rPr>
          <w:rFonts w:cs="Arial"/>
          <w:szCs w:val="22"/>
          <w:lang w:val="pt-BR"/>
        </w:rPr>
        <w:t>xx</w:t>
      </w:r>
      <w:r w:rsidRPr="00C65595">
        <w:rPr>
          <w:rFonts w:cs="Arial"/>
          <w:szCs w:val="22"/>
          <w:lang w:val="pt-BR"/>
        </w:rPr>
        <w:t>,00, que não deverá ser excedida exceto mediante aditivo contratual. Este valor não constitui obrigação de aquisição por parte da CONTRATANTE, está sujeito às condições de rescisão estabelecidas neste Contrato, encontra-se detalhado na "Proposta Comercial/Tabela de Preços" anexa, e inclui todos os impostos e encargos trabalhistas, previdenciários, securitários e tributários aplicáveis.</w:t>
      </w:r>
    </w:p>
    <w:p w14:paraId="70F36B0D" w14:textId="6685D023" w:rsidR="00C2178B" w:rsidRPr="00207CE1" w:rsidRDefault="008130B5" w:rsidP="00A138B3">
      <w:pPr>
        <w:pStyle w:val="SyngentaNumberedList2"/>
        <w:rPr>
          <w:rFonts w:cs="Arial"/>
          <w:szCs w:val="22"/>
          <w:lang w:val="pt-BR"/>
        </w:rPr>
      </w:pPr>
      <w:r w:rsidRPr="008130B5">
        <w:rPr>
          <w:rFonts w:eastAsia="Times New Roman"/>
          <w:lang w:val="pt-BR"/>
        </w:rPr>
        <w:t>O presente Contrato não permite o reajuste de valores, sendo, portanto, fixo e irreajustável</w:t>
      </w:r>
      <w:ins w:id="26" w:author="CAPARROZ MOURI Bruna" w:date="2025-10-08T11:30:00Z" w16du:dateUtc="2025-10-08T14:30:00Z">
        <w:r w:rsidR="000B4673">
          <w:rPr>
            <w:rFonts w:eastAsia="Times New Roman"/>
            <w:lang w:val="pt-BR"/>
          </w:rPr>
          <w:t>, desde que não exceda o pra</w:t>
        </w:r>
      </w:ins>
      <w:ins w:id="27" w:author="CAPARROZ MOURI Bruna" w:date="2025-10-08T11:31:00Z" w16du:dateUtc="2025-10-08T14:31:00Z">
        <w:r w:rsidR="000B4673">
          <w:rPr>
            <w:rFonts w:eastAsia="Times New Roman"/>
            <w:lang w:val="pt-BR"/>
          </w:rPr>
          <w:t>zo de 12 (doze) meses, hipótese em que os preços poderão ser reajustados conforme solicitação da CONTRATADA</w:t>
        </w:r>
      </w:ins>
      <w:r w:rsidRPr="008130B5">
        <w:rPr>
          <w:rFonts w:eastAsia="Times New Roman"/>
          <w:lang w:val="pt-BR"/>
        </w:rPr>
        <w:t>.</w:t>
      </w:r>
      <w:ins w:id="28" w:author="CAPARROZ MOURI Bruna" w:date="2025-10-08T11:32:00Z" w16du:dateUtc="2025-10-08T14:32:00Z">
        <w:r w:rsidR="000B4673">
          <w:rPr>
            <w:rFonts w:eastAsia="Times New Roman"/>
            <w:lang w:val="pt-BR"/>
          </w:rPr>
          <w:t xml:space="preserve"> No mais,</w:t>
        </w:r>
      </w:ins>
      <w:ins w:id="29" w:author="CAPARROZ MOURI Bruna" w:date="2025-10-08T11:33:00Z" w16du:dateUtc="2025-10-08T14:33:00Z">
        <w:r w:rsidR="000B4673">
          <w:rPr>
            <w:rFonts w:eastAsia="Times New Roman"/>
            <w:lang w:val="pt-BR"/>
          </w:rPr>
          <w:t xml:space="preserve"> devido a natureza de Fornecedora da CONTRATADA,</w:t>
        </w:r>
      </w:ins>
      <w:ins w:id="30" w:author="CAPARROZ MOURI Bruna" w:date="2025-10-08T11:32:00Z" w16du:dateUtc="2025-10-08T14:32:00Z">
        <w:r w:rsidR="000B4673">
          <w:rPr>
            <w:rFonts w:eastAsia="Times New Roman"/>
            <w:lang w:val="pt-BR"/>
          </w:rPr>
          <w:t xml:space="preserve"> v</w:t>
        </w:r>
        <w:r w:rsidR="000B4673" w:rsidRPr="000B4673">
          <w:rPr>
            <w:rFonts w:eastAsia="Times New Roman"/>
            <w:lang w:val="pt-BR"/>
          </w:rPr>
          <w:t xml:space="preserve">ariações de mercado serão repassadas </w:t>
        </w:r>
      </w:ins>
      <w:ins w:id="31" w:author="CAPARROZ MOURI Bruna" w:date="2025-10-08T11:33:00Z" w16du:dateUtc="2025-10-08T14:33:00Z">
        <w:r w:rsidR="000B4673">
          <w:rPr>
            <w:rFonts w:eastAsia="Times New Roman"/>
            <w:lang w:val="pt-BR"/>
          </w:rPr>
          <w:t>a CONTRATANTE, sem a possibilidade de continuidade do Contrato sem acordo de preços entre as Partes.</w:t>
        </w:r>
      </w:ins>
    </w:p>
    <w:p w14:paraId="455ED047" w14:textId="25B2F03D" w:rsidR="00530404" w:rsidRPr="00207CE1" w:rsidRDefault="008130B5" w:rsidP="00A138B3">
      <w:pPr>
        <w:pStyle w:val="SyngentaNumberedList2"/>
        <w:rPr>
          <w:rFonts w:cs="Arial"/>
          <w:szCs w:val="22"/>
          <w:lang w:val="pt-BR"/>
        </w:rPr>
      </w:pPr>
      <w:del w:id="32" w:author="CAPARROZ MOURI Bruna" w:date="2025-10-08T11:35:00Z" w16du:dateUtc="2025-10-08T14:35:00Z">
        <w:r w:rsidRPr="00A25D66" w:rsidDel="000B4673">
          <w:rPr>
            <w:rFonts w:cs="Arial"/>
            <w:szCs w:val="22"/>
            <w:lang w:val="pt-BR"/>
          </w:rPr>
          <w:delText>O presente Contrato não permite o reembolso de despesas.</w:delText>
        </w:r>
      </w:del>
      <w:ins w:id="33" w:author="CAPARROZ MOURI Bruna" w:date="2025-10-08T11:35:00Z" w16du:dateUtc="2025-10-08T14:35:00Z">
        <w:r w:rsidR="000B4673">
          <w:rPr>
            <w:rFonts w:cs="Arial"/>
            <w:szCs w:val="22"/>
            <w:lang w:val="pt-BR"/>
          </w:rPr>
          <w:t xml:space="preserve">Eventuais reembolsos de despesas decorrentes do presente Contrato deverão ser </w:t>
        </w:r>
        <w:proofErr w:type="gramStart"/>
        <w:r w:rsidR="000B4673">
          <w:rPr>
            <w:rFonts w:cs="Arial"/>
            <w:szCs w:val="22"/>
            <w:lang w:val="pt-BR"/>
          </w:rPr>
          <w:t>levadas</w:t>
        </w:r>
        <w:proofErr w:type="gramEnd"/>
        <w:r w:rsidR="000B4673">
          <w:rPr>
            <w:rFonts w:cs="Arial"/>
            <w:szCs w:val="22"/>
            <w:lang w:val="pt-BR"/>
          </w:rPr>
          <w:t xml:space="preserve"> </w:t>
        </w:r>
        <w:proofErr w:type="gramStart"/>
        <w:r w:rsidR="000B4673">
          <w:rPr>
            <w:rFonts w:cs="Arial"/>
            <w:szCs w:val="22"/>
            <w:lang w:val="pt-BR"/>
          </w:rPr>
          <w:t>à</w:t>
        </w:r>
        <w:proofErr w:type="gramEnd"/>
        <w:r w:rsidR="000B4673">
          <w:rPr>
            <w:rFonts w:cs="Arial"/>
            <w:szCs w:val="22"/>
            <w:lang w:val="pt-BR"/>
          </w:rPr>
          <w:t xml:space="preserve"> discussões entre as Partes.</w:t>
        </w:r>
      </w:ins>
    </w:p>
    <w:p w14:paraId="616905B0" w14:textId="77777777" w:rsidR="008F0CFF" w:rsidRPr="00207CE1" w:rsidRDefault="00F964C0" w:rsidP="00EF01FF">
      <w:pPr>
        <w:pStyle w:val="SyngentaNumberedList1"/>
        <w:rPr>
          <w:rFonts w:eastAsia="Arial" w:cs="Arial"/>
          <w:szCs w:val="22"/>
        </w:rPr>
      </w:pPr>
      <w:r w:rsidRPr="00207CE1">
        <w:rPr>
          <w:rFonts w:eastAsia="Arial" w:cs="Arial"/>
          <w:szCs w:val="22"/>
        </w:rPr>
        <w:t>CONDIÇÕES DE PAGAMENTO</w:t>
      </w:r>
    </w:p>
    <w:p w14:paraId="150C1F3C" w14:textId="77777777" w:rsidR="004E0BA4" w:rsidRPr="00207CE1" w:rsidRDefault="00C027AE" w:rsidP="00EF01FF">
      <w:pPr>
        <w:pStyle w:val="SyngentaNumberedList2"/>
        <w:rPr>
          <w:rFonts w:cs="Arial"/>
          <w:szCs w:val="22"/>
          <w:lang w:val="pt-BR"/>
        </w:rPr>
      </w:pPr>
      <w:r w:rsidRPr="00C027AE">
        <w:rPr>
          <w:rFonts w:cs="Arial"/>
          <w:szCs w:val="22"/>
          <w:lang w:val="pt-BR"/>
        </w:rPr>
        <w:t xml:space="preserve">A CONTRATANTE efetuará o(s) pagamento(s) até o último dia útil do mês em que findar o prazo de </w:t>
      </w:r>
      <w:proofErr w:type="gramStart"/>
      <w:r w:rsidRPr="00B2252D">
        <w:rPr>
          <w:rFonts w:cs="Arial"/>
          <w:szCs w:val="22"/>
          <w:lang w:val="pt-BR"/>
        </w:rPr>
        <w:t>90</w:t>
      </w:r>
      <w:r w:rsidR="00F964C0" w:rsidRPr="00207CE1">
        <w:rPr>
          <w:rFonts w:cs="Arial"/>
          <w:szCs w:val="22"/>
          <w:lang w:val="pt-BR"/>
        </w:rPr>
        <w:t xml:space="preserve">  contados</w:t>
      </w:r>
      <w:proofErr w:type="gramEnd"/>
      <w:r w:rsidR="00F964C0" w:rsidRPr="00207CE1">
        <w:rPr>
          <w:rFonts w:cs="Arial"/>
          <w:szCs w:val="22"/>
          <w:lang w:val="pt-BR"/>
        </w:rPr>
        <w:t xml:space="preserve"> do recebimento da respectiva nota fiscal emitida pela CONTRATADA.</w:t>
      </w:r>
    </w:p>
    <w:p w14:paraId="0D1702AA" w14:textId="77777777" w:rsidR="00DA6E89" w:rsidRPr="00207CE1" w:rsidRDefault="00F964C0" w:rsidP="00EF01FF">
      <w:pPr>
        <w:pStyle w:val="SyngentaNumberedList2"/>
        <w:rPr>
          <w:rFonts w:cs="Arial"/>
          <w:szCs w:val="22"/>
          <w:lang w:val="pt-BR"/>
        </w:rPr>
      </w:pPr>
      <w:bookmarkStart w:id="34" w:name="_Hlk117181255"/>
      <w:r w:rsidRPr="00207CE1">
        <w:rPr>
          <w:rFonts w:cs="Arial"/>
          <w:szCs w:val="22"/>
          <w:lang w:val="pt-BR"/>
        </w:rPr>
        <w:lastRenderedPageBreak/>
        <w:t>O(s) pagamento(s) será(</w:t>
      </w:r>
      <w:proofErr w:type="spellStart"/>
      <w:r w:rsidRPr="00207CE1">
        <w:rPr>
          <w:rFonts w:cs="Arial"/>
          <w:szCs w:val="22"/>
          <w:lang w:val="pt-BR"/>
        </w:rPr>
        <w:t>ão</w:t>
      </w:r>
      <w:proofErr w:type="spellEnd"/>
      <w:r w:rsidRPr="00207CE1">
        <w:rPr>
          <w:rFonts w:cs="Arial"/>
          <w:szCs w:val="22"/>
          <w:lang w:val="pt-BR"/>
        </w:rPr>
        <w:t xml:space="preserve">) realizado(s) através de depósito em conta corrente de titularidade da </w:t>
      </w:r>
      <w:commentRangeStart w:id="35"/>
      <w:r w:rsidRPr="00207CE1">
        <w:rPr>
          <w:rFonts w:cs="Arial"/>
          <w:szCs w:val="22"/>
          <w:lang w:val="pt-BR"/>
        </w:rPr>
        <w:t>CONTRATADA</w:t>
      </w:r>
      <w:commentRangeEnd w:id="35"/>
      <w:r w:rsidR="000B4673">
        <w:rPr>
          <w:rStyle w:val="Refdecomentrio"/>
          <w:rFonts w:asciiTheme="minorHAnsi" w:hAnsiTheme="minorHAnsi" w:cs="Mangal"/>
        </w:rPr>
        <w:commentReference w:id="35"/>
      </w:r>
      <w:r w:rsidRPr="00207CE1">
        <w:rPr>
          <w:rFonts w:cs="Arial"/>
          <w:szCs w:val="22"/>
          <w:lang w:val="pt-BR"/>
        </w:rPr>
        <w:t>, após a apresentação pela CONTRATADA de competente nota fiscal e/ou fatura,  eximindo-se a CONTRATANTE de todo e qualquer pagamento ou obrigações a terceiros, por títulos colocados em cessão de crédito, cobrança, descontos, caução ou outra modalidade de circulação ou garantia, inclusive quanto a direitos emergentes desta, ficando estabelecido que, em hipótese alguma, a CONTRATANTE aceitará tais títulos, os quais serão devolvidos, incontinente, à pessoa física ou jurídica que os houver apresentado.</w:t>
      </w:r>
    </w:p>
    <w:p w14:paraId="46CDDA45" w14:textId="32393EC4" w:rsidR="009A07A8" w:rsidRDefault="00F964C0" w:rsidP="00EF01FF">
      <w:pPr>
        <w:pStyle w:val="SyngentaNumberedList2"/>
        <w:rPr>
          <w:rFonts w:cs="Arial"/>
          <w:szCs w:val="22"/>
          <w:lang w:val="pt-BR"/>
        </w:rPr>
      </w:pPr>
      <w:r>
        <w:rPr>
          <w:rFonts w:cs="Arial"/>
          <w:szCs w:val="22"/>
          <w:lang w:val="pt-BR"/>
        </w:rPr>
        <w:t xml:space="preserve">A inobservância do acima exposto caracterizará infração contratual, sujeitando-se a CONTRATADA à multa </w:t>
      </w:r>
      <w:ins w:id="36" w:author="CAPARROZ MOURI Bruna" w:date="2025-10-08T11:36:00Z" w16du:dateUtc="2025-10-08T14:36:00Z">
        <w:r w:rsidR="000B4673">
          <w:rPr>
            <w:rFonts w:cs="Arial"/>
            <w:szCs w:val="22"/>
            <w:lang w:val="pt-BR"/>
          </w:rPr>
          <w:t xml:space="preserve">compensatória </w:t>
        </w:r>
      </w:ins>
      <w:r>
        <w:rPr>
          <w:rFonts w:cs="Arial"/>
          <w:szCs w:val="22"/>
          <w:lang w:val="pt-BR"/>
        </w:rPr>
        <w:t xml:space="preserve">de 10% (dez por cento) do valor do título negociado, sem prejuízo do direito de a CONTRATANTE de poder pleitear </w:t>
      </w:r>
      <w:del w:id="37" w:author="CAPARROZ MOURI Bruna" w:date="2025-10-08T11:36:00Z" w16du:dateUtc="2025-10-08T14:36:00Z">
        <w:r w:rsidDel="000B4673">
          <w:rPr>
            <w:rFonts w:cs="Arial"/>
            <w:szCs w:val="22"/>
            <w:lang w:val="pt-BR"/>
          </w:rPr>
          <w:delText xml:space="preserve">perdas e </w:delText>
        </w:r>
      </w:del>
      <w:r>
        <w:rPr>
          <w:rFonts w:cs="Arial"/>
          <w:szCs w:val="22"/>
          <w:lang w:val="pt-BR"/>
        </w:rPr>
        <w:t>danos</w:t>
      </w:r>
      <w:ins w:id="38" w:author="CAPARROZ MOURI Bruna" w:date="2025-10-08T11:36:00Z" w16du:dateUtc="2025-10-08T14:36:00Z">
        <w:r w:rsidR="000B4673">
          <w:rPr>
            <w:rFonts w:cs="Arial"/>
            <w:szCs w:val="22"/>
            <w:lang w:val="pt-BR"/>
          </w:rPr>
          <w:t xml:space="preserve"> diretos e comprovadamente causados, excluindo-se expressamente danos indiretos e lucros cessantes,</w:t>
        </w:r>
      </w:ins>
      <w:r>
        <w:rPr>
          <w:rFonts w:cs="Arial"/>
          <w:szCs w:val="22"/>
          <w:lang w:val="pt-BR"/>
        </w:rPr>
        <w:t xml:space="preserve"> e rescindir o Contrato de pleno direito</w:t>
      </w:r>
      <w:ins w:id="39" w:author="CAPARROZ MOURI Bruna" w:date="2025-10-08T11:36:00Z" w16du:dateUtc="2025-10-08T14:36:00Z">
        <w:r w:rsidR="000B4673">
          <w:rPr>
            <w:rFonts w:cs="Arial"/>
            <w:szCs w:val="22"/>
            <w:lang w:val="pt-BR"/>
          </w:rPr>
          <w:t xml:space="preserve">, após realizado </w:t>
        </w:r>
      </w:ins>
      <w:ins w:id="40" w:author="CAPARROZ MOURI Bruna" w:date="2025-10-08T11:37:00Z" w16du:dateUtc="2025-10-08T14:37:00Z">
        <w:r w:rsidR="000B4673">
          <w:rPr>
            <w:rFonts w:cs="Arial"/>
            <w:szCs w:val="22"/>
            <w:lang w:val="pt-BR"/>
          </w:rPr>
          <w:t>balanço de contas para apuração de eventuais valores em haver</w:t>
        </w:r>
      </w:ins>
      <w:r>
        <w:rPr>
          <w:rFonts w:cs="Arial"/>
          <w:szCs w:val="22"/>
          <w:lang w:val="pt-BR"/>
        </w:rPr>
        <w:t>.</w:t>
      </w:r>
    </w:p>
    <w:p w14:paraId="623B70D7" w14:textId="370D91F8" w:rsidR="00DA6E89" w:rsidRPr="00207CE1" w:rsidRDefault="00F964C0" w:rsidP="00EF01FF">
      <w:pPr>
        <w:pStyle w:val="SyngentaNumberedList2"/>
        <w:rPr>
          <w:rFonts w:cs="Arial"/>
          <w:szCs w:val="22"/>
          <w:lang w:val="pt-BR"/>
        </w:rPr>
      </w:pPr>
      <w:r w:rsidRPr="009A07A8">
        <w:rPr>
          <w:rStyle w:val="ui-provider"/>
          <w:lang w:val="pt-BR"/>
        </w:rPr>
        <w:t xml:space="preserve">A CONTRATANTE terá o direito de reter o pagamento devido no mês, </w:t>
      </w:r>
      <w:commentRangeStart w:id="41"/>
      <w:ins w:id="42" w:author="CAPARROZ MOURI Bruna" w:date="2025-10-08T11:38:00Z" w16du:dateUtc="2025-10-08T14:38:00Z">
        <w:r w:rsidR="00C60B37">
          <w:rPr>
            <w:rStyle w:val="ui-provider"/>
            <w:lang w:val="pt-BR"/>
          </w:rPr>
          <w:t xml:space="preserve">mediante aviso prévio de 10 dias úteis a fim de possibilitar a CONTRATADA o saneamento de eventuais pendências, </w:t>
        </w:r>
      </w:ins>
      <w:r w:rsidRPr="009A07A8">
        <w:rPr>
          <w:rStyle w:val="ui-provider"/>
          <w:lang w:val="pt-BR"/>
        </w:rPr>
        <w:t xml:space="preserve">para efetuá-lo, </w:t>
      </w:r>
      <w:del w:id="43" w:author="CAPARROZ MOURI Bruna" w:date="2025-10-08T11:40:00Z" w16du:dateUtc="2025-10-08T14:40:00Z">
        <w:r w:rsidRPr="009A07A8" w:rsidDel="00C60B37">
          <w:rPr>
            <w:rStyle w:val="ui-provider"/>
            <w:lang w:val="pt-BR"/>
          </w:rPr>
          <w:delText>sem juros e correção</w:delText>
        </w:r>
      </w:del>
      <w:commentRangeEnd w:id="41"/>
      <w:r w:rsidR="00C60B37">
        <w:rPr>
          <w:rStyle w:val="Refdecomentrio"/>
          <w:rFonts w:asciiTheme="minorHAnsi" w:hAnsiTheme="minorHAnsi" w:cs="Mangal"/>
        </w:rPr>
        <w:commentReference w:id="41"/>
      </w:r>
      <w:r w:rsidRPr="009A07A8">
        <w:rPr>
          <w:rStyle w:val="ui-provider"/>
          <w:lang w:val="pt-BR"/>
        </w:rPr>
        <w:t>, após a apresentação dos documentos solicitados pela CONTRATANTE, de acordo com o previsto na cláusula 7.10.</w:t>
      </w:r>
      <w:r w:rsidR="00321906" w:rsidRPr="00207CE1">
        <w:rPr>
          <w:rFonts w:cs="Arial"/>
          <w:szCs w:val="22"/>
          <w:lang w:val="pt-BR"/>
        </w:rPr>
        <w:t xml:space="preserve"> </w:t>
      </w:r>
    </w:p>
    <w:p w14:paraId="1D64D7E7" w14:textId="77777777" w:rsidR="00136E0C" w:rsidRPr="00207CE1" w:rsidRDefault="00F964C0" w:rsidP="00EF01FF">
      <w:pPr>
        <w:pStyle w:val="SyngentaNumberedList2"/>
        <w:rPr>
          <w:rFonts w:cs="Arial"/>
          <w:szCs w:val="22"/>
          <w:lang w:val="pt-BR"/>
        </w:rPr>
      </w:pPr>
      <w:r w:rsidRPr="00207CE1">
        <w:rPr>
          <w:rFonts w:cs="Arial"/>
          <w:szCs w:val="22"/>
          <w:lang w:val="pt-BR"/>
        </w:rPr>
        <w:t>A nota fiscal e/ou fatura da CONTRATADA só poderá ser emitida após aceitação do serviço pela CONTRATANTE e/ou para acompanhar a remessa do produto e deverá ser entregue à CONTRATANTE, contendo obrigatoriamente as seguintes informações: (a) n° do pedido e/ou do Contrato; (b) data da nota fiscal e/ou fatura que, em nenhum caso, poderá ser anterior à data da assinatura do presente Contrato; (c) nome completo do Gestor da CONTRATANTE designado neste Contrato e departamento onde trabalha; (d) endereço da unidade CONTRATANTE onde o produto e/ou serviço deve ser entregue e/o executado; (e) quantidade de produto fornecida e/ou tipo de serviço realizado; (f) identificação da parcela a ser paga; (g) período de execução; e (h) tributos incidentes e suas alíquotas.</w:t>
      </w:r>
    </w:p>
    <w:p w14:paraId="40BB6CB2" w14:textId="77777777" w:rsidR="00136E0C" w:rsidRPr="00207CE1" w:rsidRDefault="00F964C0" w:rsidP="00EF01FF">
      <w:pPr>
        <w:pStyle w:val="SyngentaNumberedList2"/>
        <w:rPr>
          <w:rFonts w:cs="Arial"/>
          <w:szCs w:val="22"/>
          <w:lang w:val="pt-BR"/>
        </w:rPr>
      </w:pPr>
      <w:r w:rsidRPr="00207CE1">
        <w:rPr>
          <w:rFonts w:cs="Arial"/>
          <w:szCs w:val="22"/>
          <w:lang w:val="pt-BR"/>
        </w:rPr>
        <w:t>Após a aceitação, a CONTRATADA apresentará a nota fiscal e/ou fatura ao Gestor da CONTRATANTE. Estando correta a nota fiscal e/ou fatura, ela será paga conforme o previsto na cláusula 4.1, desde que a entrega da nota fiscal para a CONTRATANTE ocorra imediatamente após a prestação do serviço e/ou entrega do produto. Estando em desacordo, a nota fiscal e/ou fatura será devolvida à CONTRATADA para que esta efetue as correções pertinentes, não sendo a CONTRATANTE obrigada ao pagamento de qualquer quantia a título de juros ou outra compensação.</w:t>
      </w:r>
    </w:p>
    <w:p w14:paraId="7145AFD8" w14:textId="77777777" w:rsidR="009A07A8" w:rsidRPr="009A07A8" w:rsidRDefault="00F964C0" w:rsidP="009A07A8">
      <w:pPr>
        <w:pStyle w:val="SyngentaNumberedList2"/>
        <w:rPr>
          <w:rFonts w:cs="Arial"/>
          <w:szCs w:val="22"/>
          <w:lang w:val="pt-BR"/>
        </w:rPr>
      </w:pPr>
      <w:r w:rsidRPr="00207CE1">
        <w:rPr>
          <w:rFonts w:cs="Arial"/>
          <w:szCs w:val="22"/>
          <w:lang w:val="pt-BR"/>
        </w:rPr>
        <w:t>No caso de atraso na apresentação da nota fiscal e/ou fatura pela CONTRATADA, não será devido, em hipótese alguma, qualquer valor adicional pela CONTRATANTE em função deste atraso, inclusive a título de reajuste ou encargos financeiros.</w:t>
      </w:r>
    </w:p>
    <w:p w14:paraId="1977E0BD" w14:textId="77777777" w:rsidR="009A07A8" w:rsidRPr="009A07A8" w:rsidRDefault="00F964C0" w:rsidP="00EF01FF">
      <w:pPr>
        <w:pStyle w:val="SyngentaNumberedList2"/>
        <w:rPr>
          <w:rStyle w:val="ui-provider"/>
          <w:rFonts w:cs="Arial"/>
          <w:szCs w:val="22"/>
          <w:lang w:val="pt-BR"/>
        </w:rPr>
      </w:pPr>
      <w:r w:rsidRPr="009A07A8">
        <w:rPr>
          <w:rStyle w:val="ui-provider"/>
          <w:lang w:val="pt-BR"/>
        </w:rPr>
        <w:t>Caso exista a previsão de reembolso de despesas, a CONTRATADA deverá apresentar mensalmente à CONTRATANTE um "Relatório de Despesas", acompanhado das respectivas Notas Fiscais ou Recibos em suas vias originais. A CONTRATANTE, dentro do prazo de 10 (dez) dias corridos, analisará o relatório e aprovará ou comentará formalmente o relatório. Caso o "Relatório de Despesas" seja aprovado, a CONTRATADA preparará e encaminhará à CONTRATANTE para pagamento, uma "Nota de Débito" no valor aprovado, acompanhada do "Relatório de Despesas" original com a aprovação da CONTRATANTE.</w:t>
      </w:r>
    </w:p>
    <w:p w14:paraId="26F58276" w14:textId="77777777" w:rsidR="00136E0C" w:rsidRPr="00207CE1" w:rsidRDefault="00F964C0" w:rsidP="00EF01FF">
      <w:pPr>
        <w:pStyle w:val="SyngentaNumberedList2"/>
        <w:rPr>
          <w:rFonts w:cs="Arial"/>
          <w:szCs w:val="22"/>
          <w:lang w:val="pt-BR"/>
        </w:rPr>
      </w:pPr>
      <w:r w:rsidRPr="00207CE1">
        <w:rPr>
          <w:rFonts w:cs="Arial"/>
          <w:szCs w:val="22"/>
          <w:lang w:val="pt-BR"/>
        </w:rPr>
        <w:t>Em caso de atraso sem justificativa em qualquer pagamento devido pela CONTRATANTE, incidirão juros de mora de 1% (um por cento) ao mês sobre o valor atualizado monetariamente, com base no IGPM/FGV ou, na sua falta, qualquer outro índice determinado pelo Governo Federal para substituí-lo.</w:t>
      </w:r>
    </w:p>
    <w:p w14:paraId="339AAD81" w14:textId="77777777" w:rsidR="00DE4BB3" w:rsidRPr="00207CE1" w:rsidRDefault="00F964C0" w:rsidP="00EF01FF">
      <w:pPr>
        <w:pStyle w:val="SyngentaNumberedList2"/>
        <w:rPr>
          <w:rFonts w:cs="Arial"/>
          <w:szCs w:val="22"/>
          <w:lang w:val="pt-BR"/>
        </w:rPr>
      </w:pPr>
      <w:r w:rsidRPr="00207CE1">
        <w:rPr>
          <w:rFonts w:cs="Arial"/>
          <w:szCs w:val="22"/>
          <w:lang w:val="pt-BR"/>
        </w:rPr>
        <w:lastRenderedPageBreak/>
        <w:t>No caso de rescisão antecipada do presente Contrato, eventuais valores que tenham sido pagos pela CONTRATANTE à CONTRATADA a maior, a título de adiantamento de serviço e/ou fornecimento de produto, ainda não realizados até a data do término do Contrato, deverão ser devolvidos pela CONTRATADA à CONTRATANTE atualizados monetariamente com base no índice acima estipulado.</w:t>
      </w:r>
    </w:p>
    <w:p w14:paraId="4FFEF006" w14:textId="77777777" w:rsidR="00DE4BB3" w:rsidRPr="00207CE1" w:rsidRDefault="00F964C0" w:rsidP="00EF01FF">
      <w:pPr>
        <w:pStyle w:val="SyngentaNumberedList2"/>
        <w:rPr>
          <w:rFonts w:cs="Arial"/>
          <w:szCs w:val="22"/>
          <w:lang w:val="pt-BR"/>
        </w:rPr>
      </w:pPr>
      <w:r w:rsidRPr="00207CE1">
        <w:rPr>
          <w:rFonts w:cs="Arial"/>
          <w:szCs w:val="22"/>
          <w:lang w:val="pt-BR"/>
        </w:rPr>
        <w:t>A CONTRATADA deverá arcar com os tributos de sua responsabilidade, incidentes sobre o objeto contratado, bem como responsabilizar-se pelas infrações fiscais decorrentes da execução do Contrato, autorizando a CONTRATANTE a exigir reembolso e/ou compensar valores não recolhidos ou recolhidos indevidamente, com quaisquer pagamentos destinados à CONTRATADA.</w:t>
      </w:r>
    </w:p>
    <w:p w14:paraId="024AFEEF"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A CONTRATANTE efetuará todas as retenções de tributos e contribuições que venham ser exigidos por lei, incluindo, mas não se limitando a, INSS, IR, PIS e COFINS. Nesse sentido, quando referidas retenções, nos termos da lei, não incidirem sobre o valor total da nota fiscal, as notas fiscais destacarão o valor a ser retido pela CONTRATANTE, com estrita observância da legislação em vigor na data de faturamento. Caso referidos destaques não sejam feitos ou estejam em desacordo com os termos da lei, a CONTRATANTE fará as retenções devidas sobre o valor bruto da nota fiscal.</w:t>
      </w:r>
    </w:p>
    <w:p w14:paraId="1222C7C1" w14:textId="77777777" w:rsidR="00DE4BB3" w:rsidRPr="00207CE1" w:rsidRDefault="00F964C0" w:rsidP="00EF01FF">
      <w:pPr>
        <w:pStyle w:val="SyngentaNumberedList2"/>
        <w:rPr>
          <w:rFonts w:cs="Arial"/>
          <w:szCs w:val="22"/>
          <w:lang w:val="pt-BR"/>
        </w:rPr>
      </w:pPr>
      <w:r w:rsidRPr="00207CE1">
        <w:rPr>
          <w:rFonts w:cs="Arial"/>
          <w:szCs w:val="22"/>
          <w:lang w:val="pt-BR"/>
        </w:rPr>
        <w:t>A CONTRATADA apresentará à CONTRATANTE, sempre que solicitado, os documentos comprobatórios do efetivo recolhimento dos impostos e contribuições devidos em decorrência do fornecimento do produto e/ou da prestação do serviço, reservando a CONTRATANTE o direito de retenção das parcelas do preço ainda não pagas até que a CONTRATADA apresente tais comprovantes.</w:t>
      </w:r>
    </w:p>
    <w:p w14:paraId="5B56020B" w14:textId="77777777" w:rsidR="00DE4BB3" w:rsidRPr="00207CE1" w:rsidRDefault="00F964C0" w:rsidP="00EF01FF">
      <w:pPr>
        <w:pStyle w:val="SyngentaNumberedList2"/>
        <w:rPr>
          <w:rFonts w:cs="Arial"/>
          <w:szCs w:val="22"/>
          <w:lang w:val="pt-BR"/>
        </w:rPr>
      </w:pPr>
      <w:r w:rsidRPr="00207CE1">
        <w:rPr>
          <w:rFonts w:cs="Arial"/>
          <w:szCs w:val="22"/>
          <w:lang w:val="pt-BR"/>
        </w:rPr>
        <w:t>A CONTRATANTE somente deixará de efetuar as retenções que entender legalmente exigíveis se receber ofício judicial com específica determinação de não a efetuar. Nessa hipótese: (a) qualquer cassação, revogação ou perda de eficácia de tal determinação será prontamente informada à CONTRATANTE pela CONTRATADA; e (b) a CONTRATADA manterá a CONTRATANTE a salvo de quaisquer despesas porventura decorrentes do fato de a CONTRATANTE não ter efetuado as respectivas retenções, podendo compensar o valor de tais despesas com quantias devidas à CONTRATADA.</w:t>
      </w:r>
    </w:p>
    <w:p w14:paraId="0D99430E" w14:textId="77777777" w:rsidR="00F66794" w:rsidRPr="00207CE1" w:rsidRDefault="00F964C0" w:rsidP="00EF01FF">
      <w:pPr>
        <w:pStyle w:val="SyngentaNumberedList2"/>
        <w:rPr>
          <w:rFonts w:cs="Arial"/>
          <w:szCs w:val="22"/>
          <w:lang w:val="pt-BR"/>
        </w:rPr>
      </w:pPr>
      <w:r w:rsidRPr="00207CE1">
        <w:rPr>
          <w:rFonts w:cs="Arial"/>
          <w:szCs w:val="22"/>
          <w:lang w:val="pt-BR"/>
        </w:rPr>
        <w:t>Qualquer tributo ou encargo criado, alterado ou extinto, bem como a superveniência de disposição legal, após assinatura do Contrato, de comprovada repercussão nos preços contratados, implicarão na revisão destes, de comum acordo entre as Partes.</w:t>
      </w:r>
    </w:p>
    <w:bookmarkEnd w:id="34"/>
    <w:p w14:paraId="4BAE2882" w14:textId="77777777" w:rsidR="008F0CFF" w:rsidRPr="00207CE1" w:rsidRDefault="00F964C0" w:rsidP="00EF01FF">
      <w:pPr>
        <w:pStyle w:val="SyngentaNumberedList1"/>
        <w:rPr>
          <w:rFonts w:eastAsia="Arial" w:cs="Arial"/>
          <w:szCs w:val="22"/>
          <w:lang w:val="pt-BR"/>
        </w:rPr>
      </w:pPr>
      <w:r w:rsidRPr="00207CE1">
        <w:rPr>
          <w:rFonts w:eastAsia="Arial" w:cs="Arial"/>
          <w:szCs w:val="22"/>
          <w:lang w:val="pt-BR"/>
        </w:rPr>
        <w:t>LOCAL E PRAZO DE EXECUÇÃO DOS SERVIÇOS</w:t>
      </w:r>
    </w:p>
    <w:p w14:paraId="7354D472" w14:textId="753C38C4" w:rsidR="008F0CFF" w:rsidRPr="00207CE1" w:rsidRDefault="00F964C0" w:rsidP="00EF01FF">
      <w:pPr>
        <w:pStyle w:val="SyngentaNumberedList2"/>
        <w:rPr>
          <w:rFonts w:cs="Arial"/>
          <w:szCs w:val="22"/>
          <w:lang w:val="pt-BR"/>
        </w:rPr>
      </w:pPr>
      <w:r w:rsidRPr="00207CE1">
        <w:rPr>
          <w:rFonts w:cs="Arial"/>
          <w:szCs w:val="22"/>
          <w:lang w:val="pt-BR"/>
        </w:rPr>
        <w:t>O serviço e/ou entrega de produto objeto deste Contrato será executado n</w:t>
      </w:r>
      <w:r w:rsidR="005818AE">
        <w:rPr>
          <w:rFonts w:cs="Arial"/>
          <w:szCs w:val="22"/>
          <w:lang w:val="pt-BR"/>
        </w:rPr>
        <w:t xml:space="preserve">os endereços de sites </w:t>
      </w:r>
      <w:r w:rsidR="000D068A">
        <w:rPr>
          <w:rFonts w:cs="Arial"/>
          <w:szCs w:val="22"/>
          <w:lang w:val="pt-BR"/>
        </w:rPr>
        <w:t>CONTRATANTE</w:t>
      </w:r>
      <w:r w:rsidR="005818AE">
        <w:rPr>
          <w:rFonts w:cs="Arial"/>
          <w:szCs w:val="22"/>
          <w:lang w:val="pt-BR"/>
        </w:rPr>
        <w:t xml:space="preserve"> ou outros locais solicitados pela Contratante</w:t>
      </w:r>
      <w:r w:rsidR="007515AF" w:rsidRPr="00207CE1">
        <w:rPr>
          <w:rFonts w:cs="Arial"/>
          <w:szCs w:val="22"/>
          <w:lang w:val="pt-BR"/>
        </w:rPr>
        <w:t>.</w:t>
      </w:r>
    </w:p>
    <w:p w14:paraId="186715B9" w14:textId="77777777" w:rsidR="008F0CFF" w:rsidRPr="00207CE1" w:rsidRDefault="00607A83" w:rsidP="00EF01FF">
      <w:pPr>
        <w:pStyle w:val="SyngentaNumberedList2"/>
        <w:rPr>
          <w:rFonts w:cs="Arial"/>
          <w:szCs w:val="22"/>
          <w:lang w:val="pt-BR"/>
        </w:rPr>
      </w:pPr>
      <w:r w:rsidRPr="00207CE1">
        <w:rPr>
          <w:rFonts w:cs="Arial"/>
          <w:szCs w:val="22"/>
          <w:lang w:val="pt-BR"/>
        </w:rPr>
        <w:t>Caso o serviço e/ou entrega de produto objeto deste Contrato tenha um cronograma atribuído, este será parte integrante deste contrato com a proposta comercial.</w:t>
      </w:r>
    </w:p>
    <w:p w14:paraId="45B91ADF" w14:textId="139E2C0C" w:rsidR="00614ABF" w:rsidRPr="00207CE1" w:rsidRDefault="00F964C0" w:rsidP="00EF01FF">
      <w:pPr>
        <w:pStyle w:val="SyngentaNumberedList2"/>
        <w:rPr>
          <w:rFonts w:cs="Arial"/>
          <w:szCs w:val="22"/>
          <w:lang w:val="pt-BR"/>
        </w:rPr>
      </w:pPr>
      <w:r w:rsidRPr="00207CE1">
        <w:rPr>
          <w:rFonts w:cs="Arial"/>
          <w:szCs w:val="22"/>
          <w:lang w:val="pt-BR"/>
        </w:rPr>
        <w:t xml:space="preserve">Caso o produto e/ou serviço não seja entregue na forma acordada ou caso seja entregue de </w:t>
      </w:r>
      <w:commentRangeStart w:id="44"/>
      <w:r w:rsidRPr="00207CE1">
        <w:rPr>
          <w:rFonts w:cs="Arial"/>
          <w:szCs w:val="22"/>
          <w:lang w:val="pt-BR"/>
        </w:rPr>
        <w:t>forma insatisfatória</w:t>
      </w:r>
      <w:commentRangeEnd w:id="44"/>
      <w:r w:rsidR="00DA2250">
        <w:rPr>
          <w:rStyle w:val="Refdecomentrio"/>
          <w:rFonts w:asciiTheme="minorHAnsi" w:hAnsiTheme="minorHAnsi" w:cs="Mangal"/>
        </w:rPr>
        <w:commentReference w:id="44"/>
      </w:r>
      <w:r w:rsidRPr="00207CE1">
        <w:rPr>
          <w:rFonts w:cs="Arial"/>
          <w:szCs w:val="22"/>
          <w:lang w:val="pt-BR"/>
        </w:rPr>
        <w:t>,</w:t>
      </w:r>
      <w:ins w:id="45" w:author="CAPARROZ MOURI Bruna" w:date="2025-10-09T13:05:00Z" w16du:dateUtc="2025-10-09T16:05:00Z">
        <w:r w:rsidR="00DA2250">
          <w:rPr>
            <w:rFonts w:cs="Arial"/>
            <w:szCs w:val="22"/>
            <w:lang w:val="pt-BR"/>
          </w:rPr>
          <w:t xml:space="preserve"> </w:t>
        </w:r>
        <w:r w:rsidR="00F13006">
          <w:rPr>
            <w:rFonts w:cs="Arial"/>
            <w:szCs w:val="22"/>
            <w:lang w:val="pt-BR"/>
          </w:rPr>
          <w:t>desde que apresentem visíveis irregularidades</w:t>
        </w:r>
      </w:ins>
      <w:ins w:id="46" w:author="CAPARROZ MOURI Bruna" w:date="2025-10-09T13:06:00Z" w16du:dateUtc="2025-10-09T16:06:00Z">
        <w:r w:rsidR="00F13006">
          <w:rPr>
            <w:rFonts w:cs="Arial"/>
            <w:szCs w:val="22"/>
            <w:lang w:val="pt-BR"/>
          </w:rPr>
          <w:t xml:space="preserve"> comprovadamente causadas pela CONTRATADA,</w:t>
        </w:r>
      </w:ins>
      <w:r w:rsidRPr="00207CE1">
        <w:rPr>
          <w:rFonts w:cs="Arial"/>
          <w:szCs w:val="22"/>
          <w:lang w:val="pt-BR"/>
        </w:rPr>
        <w:t xml:space="preserve"> a CONTRATANTE poderá exigir que a CONTRATADA pague, a título de multa, o valor equivalente a 1% (um por cento) do valor</w:t>
      </w:r>
      <w:ins w:id="47" w:author="CAPARROZ MOURI Bruna" w:date="2025-10-09T13:06:00Z" w16du:dateUtc="2025-10-09T16:06:00Z">
        <w:r w:rsidR="00F13006">
          <w:rPr>
            <w:rFonts w:cs="Arial"/>
            <w:szCs w:val="22"/>
            <w:lang w:val="pt-BR"/>
          </w:rPr>
          <w:t xml:space="preserve"> do(s) produto(s) fornecidos</w:t>
        </w:r>
      </w:ins>
      <w:ins w:id="48" w:author="CAPARROZ MOURI Bruna" w:date="2025-10-09T13:07:00Z" w16du:dateUtc="2025-10-09T16:07:00Z">
        <w:r w:rsidR="009565FB">
          <w:rPr>
            <w:rFonts w:cs="Arial"/>
            <w:szCs w:val="22"/>
            <w:lang w:val="pt-BR"/>
          </w:rPr>
          <w:t xml:space="preserve"> com irregularidades</w:t>
        </w:r>
      </w:ins>
      <w:del w:id="49" w:author="CAPARROZ MOURI Bruna" w:date="2025-10-09T13:06:00Z" w16du:dateUtc="2025-10-09T16:06:00Z">
        <w:r w:rsidRPr="00207CE1" w:rsidDel="00F13006">
          <w:rPr>
            <w:rFonts w:cs="Arial"/>
            <w:szCs w:val="22"/>
            <w:lang w:val="pt-BR"/>
          </w:rPr>
          <w:delText xml:space="preserve"> total do Contrato</w:delText>
        </w:r>
      </w:del>
      <w:r w:rsidRPr="00207CE1">
        <w:rPr>
          <w:rFonts w:cs="Arial"/>
          <w:szCs w:val="22"/>
          <w:lang w:val="pt-BR"/>
        </w:rPr>
        <w:t xml:space="preserve">, por </w:t>
      </w:r>
      <w:ins w:id="50" w:author="CAPARROZ MOURI Bruna" w:date="2025-10-09T13:07:00Z" w16du:dateUtc="2025-10-09T16:07:00Z">
        <w:r w:rsidR="009565FB">
          <w:rPr>
            <w:rFonts w:cs="Arial"/>
            <w:szCs w:val="22"/>
            <w:lang w:val="pt-BR"/>
          </w:rPr>
          <w:t xml:space="preserve">semana </w:t>
        </w:r>
      </w:ins>
      <w:del w:id="51" w:author="CAPARROZ MOURI Bruna" w:date="2025-10-09T13:07:00Z" w16du:dateUtc="2025-10-09T16:07:00Z">
        <w:r w:rsidRPr="00207CE1" w:rsidDel="009565FB">
          <w:rPr>
            <w:rFonts w:cs="Arial"/>
            <w:szCs w:val="22"/>
            <w:lang w:val="pt-BR"/>
          </w:rPr>
          <w:delText>dia</w:delText>
        </w:r>
      </w:del>
      <w:r w:rsidRPr="00207CE1">
        <w:rPr>
          <w:rFonts w:cs="Arial"/>
          <w:szCs w:val="22"/>
          <w:lang w:val="pt-BR"/>
        </w:rPr>
        <w:t xml:space="preserve"> de atraso/entrega insatisfatória, sem prejuízo de poder pleitear </w:t>
      </w:r>
      <w:del w:id="52" w:author="CAPARROZ MOURI Bruna" w:date="2025-10-09T13:08:00Z" w16du:dateUtc="2025-10-09T16:08:00Z">
        <w:r w:rsidRPr="00207CE1" w:rsidDel="00390034">
          <w:rPr>
            <w:rFonts w:cs="Arial"/>
            <w:szCs w:val="22"/>
            <w:lang w:val="pt-BR"/>
          </w:rPr>
          <w:delText xml:space="preserve">perdas e </w:delText>
        </w:r>
      </w:del>
      <w:r w:rsidRPr="00207CE1">
        <w:rPr>
          <w:rFonts w:cs="Arial"/>
          <w:szCs w:val="22"/>
          <w:lang w:val="pt-BR"/>
        </w:rPr>
        <w:t>danos</w:t>
      </w:r>
      <w:ins w:id="53" w:author="CAPARROZ MOURI Bruna" w:date="2025-10-09T13:08:00Z" w16du:dateUtc="2025-10-09T16:08:00Z">
        <w:r w:rsidR="00390034">
          <w:rPr>
            <w:rFonts w:cs="Arial"/>
            <w:szCs w:val="22"/>
            <w:lang w:val="pt-BR"/>
          </w:rPr>
          <w:t xml:space="preserve"> diretos e comprovadamente causados, excluindo-se expressamente lucros cessantes e danos indiretos,</w:t>
        </w:r>
      </w:ins>
      <w:r w:rsidRPr="00207CE1">
        <w:rPr>
          <w:rFonts w:cs="Arial"/>
          <w:szCs w:val="22"/>
          <w:lang w:val="pt-BR"/>
        </w:rPr>
        <w:t xml:space="preserve"> e rescindir o Contrato de pleno direito.</w:t>
      </w:r>
    </w:p>
    <w:p w14:paraId="6948AD7C" w14:textId="77777777" w:rsidR="00614ABF" w:rsidRPr="00207CE1" w:rsidRDefault="00F964C0" w:rsidP="00EF01FF">
      <w:pPr>
        <w:pStyle w:val="SyngentaNumberedList2"/>
        <w:rPr>
          <w:rFonts w:cs="Arial"/>
          <w:szCs w:val="22"/>
          <w:lang w:val="pt-BR"/>
        </w:rPr>
      </w:pPr>
      <w:r w:rsidRPr="00207CE1">
        <w:rPr>
          <w:rFonts w:cs="Arial"/>
          <w:szCs w:val="22"/>
          <w:lang w:val="pt-BR"/>
        </w:rPr>
        <w:lastRenderedPageBreak/>
        <w:t>Salvo se estipulado previamente e por escrito entre as Partes, não será aceita a entrega do produto e/ou serviço em quantidade parcial ou diferente da contratada ou aprovada pela CONTRATANTE em forma de amostra.</w:t>
      </w:r>
    </w:p>
    <w:p w14:paraId="24344B09" w14:textId="77777777" w:rsidR="00377024" w:rsidRPr="00207CE1" w:rsidRDefault="00F964C0" w:rsidP="00EF01FF">
      <w:pPr>
        <w:pStyle w:val="SyngentaNumberedList1"/>
        <w:rPr>
          <w:rFonts w:eastAsia="Arial" w:cs="Arial"/>
          <w:b w:val="0"/>
          <w:bCs/>
          <w:szCs w:val="22"/>
        </w:rPr>
      </w:pPr>
      <w:r w:rsidRPr="00207CE1">
        <w:rPr>
          <w:rFonts w:eastAsia="Arial" w:cs="Arial"/>
          <w:szCs w:val="22"/>
        </w:rPr>
        <w:t>OBRIGAÇÕES DA CONTRATANTE</w:t>
      </w:r>
    </w:p>
    <w:p w14:paraId="052F5BB5" w14:textId="77777777" w:rsidR="00377024" w:rsidRPr="00207CE1" w:rsidRDefault="00F964C0" w:rsidP="00EF01FF">
      <w:pPr>
        <w:pStyle w:val="SyngentaNumberedList2"/>
        <w:rPr>
          <w:rFonts w:cs="Arial"/>
          <w:szCs w:val="22"/>
          <w:u w:val="single"/>
          <w:lang w:val="pt-BR"/>
        </w:rPr>
      </w:pPr>
      <w:r w:rsidRPr="00207CE1">
        <w:rPr>
          <w:rFonts w:cs="Arial"/>
          <w:szCs w:val="22"/>
          <w:lang w:val="pt-BR"/>
        </w:rPr>
        <w:t>Além das obrigações descritas no Contrato, fornecer, mediante solicitação prévia e escrita da CONTRATADA, informações necessárias para dirimir dúvidas e orientar a CONTRATADA em casos omissos.</w:t>
      </w:r>
    </w:p>
    <w:p w14:paraId="04DDF484" w14:textId="77777777" w:rsidR="00377024" w:rsidRPr="00207CE1" w:rsidRDefault="00875042" w:rsidP="00EF01FF">
      <w:pPr>
        <w:pStyle w:val="SyngentaNumberedList2"/>
        <w:rPr>
          <w:rFonts w:cs="Arial"/>
          <w:szCs w:val="22"/>
          <w:u w:val="single"/>
          <w:lang w:val="pt-BR"/>
        </w:rPr>
      </w:pPr>
      <w:r w:rsidRPr="00207CE1">
        <w:rPr>
          <w:rFonts w:cs="Arial"/>
          <w:szCs w:val="22"/>
          <w:lang w:val="pt-BR"/>
        </w:rPr>
        <w:t>Responsabilizar-se pelo pagamento dos valores devidos em função do Contrato, conforme descritos na Cláusula 3.</w:t>
      </w:r>
    </w:p>
    <w:p w14:paraId="51FA238D" w14:textId="77777777" w:rsidR="00377024" w:rsidRPr="00207CE1" w:rsidRDefault="00F964C0" w:rsidP="00EF01FF">
      <w:pPr>
        <w:pStyle w:val="SyngentaNumberedList1"/>
        <w:rPr>
          <w:rFonts w:eastAsia="Arial" w:cs="Arial"/>
          <w:b w:val="0"/>
          <w:bCs/>
          <w:szCs w:val="22"/>
        </w:rPr>
      </w:pPr>
      <w:r w:rsidRPr="00207CE1">
        <w:rPr>
          <w:rFonts w:eastAsia="Arial" w:cs="Arial"/>
          <w:szCs w:val="22"/>
        </w:rPr>
        <w:t>OBRIGAÇÕES DA CONTRATADA</w:t>
      </w:r>
    </w:p>
    <w:p w14:paraId="0432A986" w14:textId="77777777" w:rsidR="00377024" w:rsidRPr="00207CE1" w:rsidRDefault="00F964C0" w:rsidP="00EF01FF">
      <w:pPr>
        <w:pStyle w:val="SyngentaNumberedList2"/>
        <w:rPr>
          <w:rFonts w:cs="Arial"/>
          <w:szCs w:val="22"/>
          <w:lang w:val="pt-BR"/>
        </w:rPr>
      </w:pPr>
      <w:r w:rsidRPr="00207CE1">
        <w:rPr>
          <w:rFonts w:cs="Arial"/>
          <w:szCs w:val="22"/>
          <w:lang w:val="pt-BR"/>
        </w:rPr>
        <w:t xml:space="preserve">A CONTRATADA obriga-se a executar o objeto contratado de acordo com as especificações e prazos estipulados no contrato e eventuais anexos que tenham sido firmados entre as Partes, promovendo todos os esforços necessários para assegurar a </w:t>
      </w:r>
      <w:r w:rsidRPr="00207CE1">
        <w:rPr>
          <w:rStyle w:val="cf01"/>
          <w:rFonts w:ascii="Arial" w:hAnsi="Arial" w:cs="Arial"/>
          <w:sz w:val="22"/>
          <w:szCs w:val="22"/>
          <w:lang w:val="pt-BR"/>
        </w:rPr>
        <w:t>qualidade e segurança dos serviços e fornecimentos contratados, mediante a adoção de planos de ação, para prevenir e corrigir possíveis não-conformidades, incluindo supervisão e comprovação da qualidade do produto e/ou serviço.</w:t>
      </w:r>
    </w:p>
    <w:p w14:paraId="269E303B"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Não ceder, transferir ou subcontratar o objeto contratado, sem a prévia e expressa autorização por escrito da CONTRATANTE.</w:t>
      </w:r>
    </w:p>
    <w:p w14:paraId="1DAD03E7"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Para cumprimento do disposto neste Contrato, obriga-se a CONTRATADA a fornecer a mão-de-obra técnica especializada necessária para fornecer o produto e/ou prestar o serviço nas Condições deste Contrato. </w:t>
      </w:r>
    </w:p>
    <w:p w14:paraId="117B7ECD" w14:textId="77777777" w:rsidR="00377024" w:rsidRPr="00207CE1" w:rsidRDefault="00F964C0" w:rsidP="00EF01FF">
      <w:pPr>
        <w:pStyle w:val="SyngentaNumberedList2"/>
        <w:rPr>
          <w:rFonts w:cs="Arial"/>
          <w:szCs w:val="22"/>
          <w:lang w:val="pt-BR"/>
        </w:rPr>
      </w:pPr>
      <w:r w:rsidRPr="00207CE1">
        <w:rPr>
          <w:rFonts w:cs="Arial"/>
          <w:szCs w:val="22"/>
          <w:lang w:val="pt-BR"/>
        </w:rPr>
        <w:t xml:space="preserve">Obriga-se a CONTRATADA a fornecer a mão-de-obra necessária ao cumprimento </w:t>
      </w:r>
      <w:r w:rsidRPr="00207CE1">
        <w:rPr>
          <w:rStyle w:val="cf01"/>
          <w:rFonts w:ascii="Arial" w:hAnsi="Arial" w:cs="Arial"/>
          <w:sz w:val="22"/>
          <w:szCs w:val="22"/>
          <w:lang w:val="pt-BR"/>
        </w:rPr>
        <w:t>do estipulado neste Contrato, a qual deverá ser juridicamente relacionada à CONTRATADA por meio de contrato de trabalho, ficando por conta e risco desta todas as obrigações previdenciárias, fiscais, trabalhistas e demais oriundas do vínculo empregatício, inclusive as obrigações referentes à acidentes de trabalho. Além disso, a CONTRATADA deverá ministrar todos os treinamentos que se fizerem necessários, a fim de ter um pessoal capacitado para as funções que exercerão relacionadas ao objeto deste Contrato.</w:t>
      </w:r>
    </w:p>
    <w:p w14:paraId="49BC35B2" w14:textId="77777777" w:rsidR="00377024" w:rsidRPr="00207CE1" w:rsidRDefault="00F964C0" w:rsidP="00EF01FF">
      <w:pPr>
        <w:pStyle w:val="SyngentaNumberedList2"/>
        <w:rPr>
          <w:rFonts w:cs="Arial"/>
          <w:szCs w:val="22"/>
          <w:lang w:val="pt-BR"/>
        </w:rPr>
      </w:pPr>
      <w:r w:rsidRPr="00207CE1">
        <w:rPr>
          <w:rFonts w:cs="Arial"/>
          <w:szCs w:val="22"/>
          <w:lang w:val="pt-BR"/>
        </w:rPr>
        <w:t>A CONTRATADA declara que possui, na data de assinatura deste Contrato, e que manterá durante toda a sua vigência, a capacidade técnica, financeira e a infraestrutura necessárias para assegurar o pleno fornecimento do produto ou a prestação do serviço nos termos deste Contrato, sem que seja necessário qualquer tipo de investimento ou mobilização especial para o cumprimento deste Contrato.</w:t>
      </w:r>
    </w:p>
    <w:p w14:paraId="5464C27B" w14:textId="2D696F1D" w:rsidR="00321906" w:rsidRPr="00321906" w:rsidRDefault="00F964C0" w:rsidP="00EF01FF">
      <w:pPr>
        <w:pStyle w:val="SyngentaNumberedList2"/>
        <w:rPr>
          <w:rStyle w:val="ui-provider"/>
          <w:rFonts w:cs="Arial"/>
          <w:szCs w:val="22"/>
          <w:lang w:val="pt-BR"/>
        </w:rPr>
      </w:pPr>
      <w:r w:rsidRPr="00321906">
        <w:rPr>
          <w:rStyle w:val="ui-provider"/>
          <w:lang w:val="pt-BR"/>
        </w:rPr>
        <w:t xml:space="preserve">Responsabiliza-se por </w:t>
      </w:r>
      <w:del w:id="54" w:author="CAPARROZ MOURI Bruna" w:date="2025-10-09T13:11:00Z" w16du:dateUtc="2025-10-09T16:11:00Z">
        <w:r w:rsidRPr="00321906" w:rsidDel="00F6500E">
          <w:rPr>
            <w:rStyle w:val="ui-provider"/>
            <w:lang w:val="pt-BR"/>
          </w:rPr>
          <w:delText>quaisquer</w:delText>
        </w:r>
      </w:del>
      <w:r w:rsidRPr="00321906">
        <w:rPr>
          <w:rStyle w:val="ui-provider"/>
          <w:lang w:val="pt-BR"/>
        </w:rPr>
        <w:t xml:space="preserve"> acréscimos ou ônus adicionais decorrentes de falha ou omissão</w:t>
      </w:r>
      <w:ins w:id="55" w:author="CAPARROZ MOURI Bruna" w:date="2025-10-09T13:11:00Z" w16du:dateUtc="2025-10-09T16:11:00Z">
        <w:r w:rsidR="00F6500E">
          <w:rPr>
            <w:rStyle w:val="ui-provider"/>
            <w:lang w:val="pt-BR"/>
          </w:rPr>
          <w:t xml:space="preserve"> comprovadamente causados pela CONTRATADA,</w:t>
        </w:r>
      </w:ins>
      <w:r w:rsidRPr="00321906">
        <w:rPr>
          <w:rStyle w:val="ui-provider"/>
          <w:lang w:val="pt-BR"/>
        </w:rPr>
        <w:t xml:space="preserve"> em eventual projeto técnico, de sua autoria</w:t>
      </w:r>
      <w:ins w:id="56" w:author="CAPARROZ MOURI Bruna" w:date="2025-10-09T13:11:00Z" w16du:dateUtc="2025-10-09T16:11:00Z">
        <w:r w:rsidR="001F61D0">
          <w:rPr>
            <w:rStyle w:val="ui-provider"/>
            <w:lang w:val="pt-BR"/>
          </w:rPr>
          <w:t>.</w:t>
        </w:r>
      </w:ins>
      <w:del w:id="57" w:author="CAPARROZ MOURI Bruna" w:date="2025-10-09T13:11:00Z" w16du:dateUtc="2025-10-09T16:11:00Z">
        <w:r w:rsidRPr="00321906" w:rsidDel="001F61D0">
          <w:rPr>
            <w:rStyle w:val="ui-provider"/>
            <w:lang w:val="pt-BR"/>
          </w:rPr>
          <w:delText>,</w:delText>
        </w:r>
        <w:r w:rsidRPr="00321906" w:rsidDel="00F6500E">
          <w:rPr>
            <w:rStyle w:val="ui-provider"/>
            <w:lang w:val="pt-BR"/>
          </w:rPr>
          <w:delText xml:space="preserve"> mesmo que aprovado pela CONTRATANTE</w:delText>
        </w:r>
      </w:del>
      <w:r w:rsidRPr="00321906">
        <w:rPr>
          <w:rStyle w:val="ui-provider"/>
          <w:lang w:val="pt-BR"/>
        </w:rPr>
        <w:t>.</w:t>
      </w:r>
    </w:p>
    <w:p w14:paraId="3885DA33" w14:textId="1D1F939D" w:rsidR="00321906" w:rsidRPr="00321906" w:rsidRDefault="00F964C0" w:rsidP="00EF01FF">
      <w:pPr>
        <w:pStyle w:val="SyngentaNumberedList2"/>
        <w:rPr>
          <w:rStyle w:val="ui-provider"/>
          <w:rFonts w:cs="Arial"/>
          <w:szCs w:val="22"/>
          <w:lang w:val="pt-BR"/>
        </w:rPr>
      </w:pPr>
      <w:r w:rsidRPr="00321906">
        <w:rPr>
          <w:rStyle w:val="ui-provider"/>
          <w:lang w:val="pt-BR"/>
        </w:rPr>
        <w:t xml:space="preserve">Fornecer o produto e/ou prestar o serviço, dentro dos padrões de qualidade e segurança aplicáveis a trabalhos dessa natureza, responsabilizando-se integralmente pelo bom desempenho de suas atividades, de seus empregados ou qualquer pessoa utilizada pela CONTRATADA na execução do objeto contratado, obrigando-se a substituir </w:t>
      </w:r>
      <w:ins w:id="58" w:author="CAPARROZ MOURI Bruna" w:date="2025-10-09T13:12:00Z" w16du:dateUtc="2025-10-09T16:12:00Z">
        <w:r w:rsidR="00D0790B">
          <w:rPr>
            <w:rStyle w:val="ui-provider"/>
            <w:lang w:val="pt-BR"/>
          </w:rPr>
          <w:t>mediante justificativ</w:t>
        </w:r>
      </w:ins>
      <w:ins w:id="59" w:author="CAPARROZ MOURI Bruna" w:date="2025-10-09T13:13:00Z" w16du:dateUtc="2025-10-09T16:13:00Z">
        <w:r w:rsidR="00D0790B">
          <w:rPr>
            <w:rStyle w:val="ui-provider"/>
            <w:lang w:val="pt-BR"/>
          </w:rPr>
          <w:t xml:space="preserve">a apresentada à CONTRATADA </w:t>
        </w:r>
      </w:ins>
      <w:del w:id="60" w:author="CAPARROZ MOURI Bruna" w:date="2025-10-09T13:12:00Z" w16du:dateUtc="2025-10-09T16:12:00Z">
        <w:r w:rsidRPr="00321906" w:rsidDel="00D0790B">
          <w:rPr>
            <w:rStyle w:val="ui-provider"/>
            <w:lang w:val="pt-BR"/>
          </w:rPr>
          <w:delText xml:space="preserve">prontamente </w:delText>
        </w:r>
      </w:del>
      <w:r w:rsidRPr="00321906">
        <w:rPr>
          <w:rStyle w:val="ui-provider"/>
          <w:lang w:val="pt-BR"/>
        </w:rPr>
        <w:t>estes últimos mediante pedido, escrito e prévio, da CONTRATANTE, que indique os problemas havidos e a razão pela qual requer a substituição.</w:t>
      </w:r>
    </w:p>
    <w:p w14:paraId="0210B77D" w14:textId="77777777" w:rsidR="00377024" w:rsidRPr="00207CE1" w:rsidRDefault="00F964C0" w:rsidP="00EF01FF">
      <w:pPr>
        <w:pStyle w:val="SyngentaNumberedList2"/>
        <w:rPr>
          <w:rFonts w:cs="Arial"/>
          <w:szCs w:val="22"/>
          <w:lang w:val="pt-BR"/>
        </w:rPr>
      </w:pPr>
      <w:proofErr w:type="spellStart"/>
      <w:r w:rsidRPr="00207CE1">
        <w:rPr>
          <w:rFonts w:cs="Arial"/>
          <w:szCs w:val="22"/>
          <w:lang w:val="pt-BR"/>
        </w:rPr>
        <w:lastRenderedPageBreak/>
        <w:t>Fornecer</w:t>
      </w:r>
      <w:proofErr w:type="spellEnd"/>
      <w:r w:rsidRPr="00207CE1">
        <w:rPr>
          <w:rFonts w:cs="Arial"/>
          <w:szCs w:val="22"/>
          <w:lang w:val="pt-BR"/>
        </w:rPr>
        <w:t>, sempre que solicitado pela CONTRATANTE, informações, documentos e esclarecimentos necessários sobre a execução do objeto contratado, devendo ainda manter atualizados e em plena vigência, tanto sua documentação, como seus dados cadastrais, junto ao cadastro da CONTRATANTE.</w:t>
      </w:r>
    </w:p>
    <w:p w14:paraId="565BEB89"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Obter e manter, junto aos competentes órgãos oficiais ou particulares, licenças e autorizações necessárias à execução do objeto contratado, elidindo qualquer responsabilidade da CONTRATANTE neste sentido e garantindo a esta, retorno de todos os custos que incorrer em possível procedimento de regularização ou defesa</w:t>
      </w:r>
    </w:p>
    <w:p w14:paraId="1F67B84C" w14:textId="52D69068" w:rsidR="00377024" w:rsidRPr="00207CE1" w:rsidRDefault="00F964C0" w:rsidP="00EF01FF">
      <w:pPr>
        <w:pStyle w:val="SyngentaNumberedList2"/>
        <w:rPr>
          <w:rFonts w:cs="Arial"/>
          <w:szCs w:val="22"/>
          <w:lang w:val="pt-BR"/>
        </w:rPr>
      </w:pPr>
      <w:r w:rsidRPr="00207CE1">
        <w:rPr>
          <w:rFonts w:cs="Arial"/>
          <w:szCs w:val="22"/>
          <w:lang w:val="pt-BR"/>
        </w:rPr>
        <w:t>Indenizar por danos</w:t>
      </w:r>
      <w:ins w:id="61" w:author="CAPARROZ MOURI Bruna" w:date="2025-10-09T13:13:00Z" w16du:dateUtc="2025-10-09T16:13:00Z">
        <w:r w:rsidR="00237B64">
          <w:rPr>
            <w:rFonts w:cs="Arial"/>
            <w:szCs w:val="22"/>
            <w:lang w:val="pt-BR"/>
          </w:rPr>
          <w:t xml:space="preserve"> diretos</w:t>
        </w:r>
      </w:ins>
      <w:r w:rsidRPr="00207CE1">
        <w:rPr>
          <w:rFonts w:cs="Arial"/>
          <w:szCs w:val="22"/>
          <w:lang w:val="pt-BR"/>
        </w:rPr>
        <w:t xml:space="preserve"> que, comprovadamente e em virtude da execução do Contrato, por negligência, imperícia ou dolo</w:t>
      </w:r>
      <w:ins w:id="62" w:author="CAPARROZ MOURI Bruna" w:date="2025-10-09T13:14:00Z" w16du:dateUtc="2025-10-09T16:14:00Z">
        <w:r w:rsidR="00570CF5">
          <w:rPr>
            <w:rFonts w:cs="Arial"/>
            <w:szCs w:val="22"/>
            <w:lang w:val="pt-BR"/>
          </w:rPr>
          <w:t xml:space="preserve"> comprovados</w:t>
        </w:r>
      </w:ins>
      <w:r w:rsidRPr="00207CE1">
        <w:rPr>
          <w:rFonts w:cs="Arial"/>
          <w:szCs w:val="22"/>
          <w:lang w:val="pt-BR"/>
        </w:rPr>
        <w:t>, vier a causar à CONTRATANTE ou a terceiros alheios à relação contratual, por ato próprio ou de seus empregados ou qualquer pessoa utilizada pela CONTRATADA na execução do objeto contratado.</w:t>
      </w:r>
    </w:p>
    <w:p w14:paraId="6915F7B3" w14:textId="2B022888" w:rsidR="00377024" w:rsidRPr="00207CE1" w:rsidRDefault="00F964C0" w:rsidP="00EF01FF">
      <w:pPr>
        <w:pStyle w:val="SyngentaNumberedList2"/>
        <w:rPr>
          <w:rFonts w:cs="Arial"/>
          <w:szCs w:val="22"/>
          <w:lang w:val="pt-BR"/>
        </w:rPr>
      </w:pPr>
      <w:r w:rsidRPr="00207CE1">
        <w:rPr>
          <w:rFonts w:cs="Arial"/>
          <w:szCs w:val="22"/>
          <w:lang w:val="pt-BR"/>
        </w:rPr>
        <w:t xml:space="preserve">Responsabilizar-se </w:t>
      </w:r>
      <w:del w:id="63" w:author="CAPARROZ MOURI Bruna" w:date="2025-10-09T13:15:00Z" w16du:dateUtc="2025-10-09T16:15:00Z">
        <w:r w:rsidRPr="00207CE1" w:rsidDel="007A1642">
          <w:rPr>
            <w:rFonts w:cs="Arial"/>
            <w:szCs w:val="22"/>
            <w:lang w:val="pt-BR"/>
          </w:rPr>
          <w:delText xml:space="preserve">integralmente </w:delText>
        </w:r>
      </w:del>
      <w:r w:rsidRPr="00207CE1">
        <w:rPr>
          <w:rFonts w:cs="Arial"/>
          <w:szCs w:val="22"/>
          <w:lang w:val="pt-BR"/>
        </w:rPr>
        <w:t>pelas obrigações e responsabilidades</w:t>
      </w:r>
      <w:ins w:id="64" w:author="CAPARROZ MOURI Bruna" w:date="2025-10-09T13:15:00Z" w16du:dateUtc="2025-10-09T16:15:00Z">
        <w:r w:rsidR="007A1642">
          <w:rPr>
            <w:rFonts w:cs="Arial"/>
            <w:szCs w:val="22"/>
            <w:lang w:val="pt-BR"/>
          </w:rPr>
          <w:t xml:space="preserve"> assumidas pela CONTRATADA</w:t>
        </w:r>
      </w:ins>
      <w:r w:rsidRPr="00207CE1">
        <w:rPr>
          <w:rFonts w:cs="Arial"/>
          <w:szCs w:val="22"/>
          <w:lang w:val="pt-BR"/>
        </w:rPr>
        <w:t xml:space="preserve"> contraídas junto a terceiros para a execução do objeto contratado, ainda que autorizada por escrito pela CONTRATANTE, bem como isentar esta última de </w:t>
      </w:r>
      <w:del w:id="65" w:author="CAPARROZ MOURI Bruna" w:date="2025-10-09T13:15:00Z" w16du:dateUtc="2025-10-09T16:15:00Z">
        <w:r w:rsidRPr="00207CE1" w:rsidDel="00E4292E">
          <w:rPr>
            <w:rFonts w:cs="Arial"/>
            <w:szCs w:val="22"/>
            <w:lang w:val="pt-BR"/>
          </w:rPr>
          <w:delText>qualquer</w:delText>
        </w:r>
      </w:del>
      <w:r w:rsidRPr="00207CE1">
        <w:rPr>
          <w:rFonts w:cs="Arial"/>
          <w:szCs w:val="22"/>
          <w:lang w:val="pt-BR"/>
        </w:rPr>
        <w:t xml:space="preserve"> responsabilidade, judicial e extrajudicial</w:t>
      </w:r>
      <w:ins w:id="66" w:author="CAPARROZ MOURI Bruna" w:date="2025-10-09T13:17:00Z" w16du:dateUtc="2025-10-09T16:17:00Z">
        <w:r w:rsidR="00B506F1">
          <w:rPr>
            <w:rFonts w:cs="Arial"/>
            <w:szCs w:val="22"/>
            <w:lang w:val="pt-BR"/>
          </w:rPr>
          <w:t>.</w:t>
        </w:r>
      </w:ins>
      <w:del w:id="67" w:author="CAPARROZ MOURI Bruna" w:date="2025-10-09T13:17:00Z" w16du:dateUtc="2025-10-09T16:17:00Z">
        <w:r w:rsidRPr="00207CE1" w:rsidDel="00B506F1">
          <w:rPr>
            <w:rFonts w:cs="Arial"/>
            <w:szCs w:val="22"/>
            <w:lang w:val="pt-BR"/>
          </w:rPr>
          <w:delText xml:space="preserve">, decorrente desse fato </w:delText>
        </w:r>
      </w:del>
      <w:del w:id="68" w:author="CAPARROZ MOURI Bruna" w:date="2025-10-09T13:16:00Z" w16du:dateUtc="2025-10-09T16:16:00Z">
        <w:r w:rsidRPr="00207CE1" w:rsidDel="00B506F1">
          <w:rPr>
            <w:rFonts w:cs="Arial"/>
            <w:szCs w:val="22"/>
            <w:lang w:val="pt-BR"/>
          </w:rPr>
          <w:delText>e retornar todos os custos, incorridos e comprovados pela CONTRATANTE, em possível regularização ou defesa perante o terceiro.</w:delText>
        </w:r>
      </w:del>
    </w:p>
    <w:p w14:paraId="0ACC81CC" w14:textId="77777777" w:rsidR="00321906" w:rsidRPr="00321906" w:rsidRDefault="00F964C0" w:rsidP="00EF01FF">
      <w:pPr>
        <w:pStyle w:val="SyngentaNumberedList2"/>
        <w:rPr>
          <w:rStyle w:val="ui-provider"/>
          <w:rFonts w:cs="Arial"/>
          <w:szCs w:val="22"/>
          <w:lang w:val="pt-BR"/>
        </w:rPr>
      </w:pPr>
      <w:commentRangeStart w:id="69"/>
      <w:r w:rsidRPr="00321906">
        <w:rPr>
          <w:rStyle w:val="ui-provider"/>
          <w:lang w:val="pt-BR"/>
        </w:rPr>
        <w:t>Fornecer crachá de identificação, de fácil visualização e às suas expensas, para os seus empregados ou qualquer pessoa utilizada pela CONTRATADA na execução do objeto contratado, que venham a fornecer o produto e/ou prestar o serviço para e/ou adentrar nas instalações da CONTRATANTE.</w:t>
      </w:r>
    </w:p>
    <w:p w14:paraId="629C1492" w14:textId="77777777" w:rsidR="00377024" w:rsidRPr="00207CE1" w:rsidRDefault="00F964C0" w:rsidP="00EF01FF">
      <w:pPr>
        <w:pStyle w:val="SyngentaNumberedList2"/>
        <w:rPr>
          <w:rFonts w:cs="Arial"/>
          <w:szCs w:val="22"/>
          <w:lang w:val="pt-BR"/>
        </w:rPr>
      </w:pPr>
      <w:r w:rsidRPr="00207CE1">
        <w:rPr>
          <w:rFonts w:cs="Arial"/>
          <w:szCs w:val="22"/>
          <w:lang w:val="pt-BR"/>
        </w:rPr>
        <w:t>Responsabilizar-se integral e financeiramente em caso de ajuizamento de reclamação trabalhista contra a CONTRATANTE, por empregado da CONTRATADA ou qualquer pessoa utilizada pela CONTRATADA na execução do objeto contratado, arcando com todos os ônus daí decorrentes, inclusive pleiteando por escrito a exclusão da CONTRATANTE do processo. Em sendo acionada, a CONTRATANTE poderá, sempre que necessário, exigir reembolso ou reter, de quaisquer futuros pagamentos devidos à CONTRATADA, valores iguais aos reclamados no processo, acrescido das custas e despesas incorridas pela CONTRATANTE.</w:t>
      </w:r>
    </w:p>
    <w:p w14:paraId="18CE1E5A" w14:textId="77777777" w:rsidR="00377024" w:rsidRPr="00207CE1" w:rsidRDefault="00F964C0" w:rsidP="00EF01FF">
      <w:pPr>
        <w:pStyle w:val="SyngentaNumberedList2"/>
        <w:rPr>
          <w:rFonts w:cs="Arial"/>
          <w:szCs w:val="22"/>
          <w:lang w:val="pt-BR"/>
        </w:rPr>
      </w:pPr>
      <w:r w:rsidRPr="00207CE1">
        <w:rPr>
          <w:rFonts w:cs="Arial"/>
          <w:szCs w:val="22"/>
          <w:lang w:val="pt-BR"/>
        </w:rPr>
        <w:t>Responsabilizar-se por acidentes do trabalho, doenças ocupacionais e pelo não cumprimento de obrigações trabalhistas e previdenciárias, em especial às normas de segurança e higiene do trabalho, em relação aos seus empregados ou qualquer pessoa utilizada pela CONTRATADA na execução do objeto contratado.</w:t>
      </w:r>
    </w:p>
    <w:p w14:paraId="366F1918"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Respeitar a proibição do trabalho noturno, perigoso ou insalubre a menores de 18 anos e de qualquer trabalho a menores de 16 anos, salvo na condição de aprendiz, a partir de 14 anos, conforme estabelecido na Constituição Federal. O desrespeito comprovado destas disposições faculta à CONTRATANTE o direito de rescindir o Contrato imediatamente, sem ser devida qualquer indenização à CONTRATADA.</w:t>
      </w:r>
    </w:p>
    <w:p w14:paraId="5F22829C" w14:textId="77777777" w:rsidR="00377024" w:rsidRPr="00207CE1" w:rsidRDefault="00F964C0" w:rsidP="00EF01FF">
      <w:pPr>
        <w:pStyle w:val="SyngentaNumberedList2"/>
        <w:rPr>
          <w:rFonts w:cs="Arial"/>
          <w:szCs w:val="22"/>
          <w:lang w:val="pt-BR"/>
        </w:rPr>
      </w:pPr>
      <w:r w:rsidRPr="00207CE1">
        <w:rPr>
          <w:rFonts w:cs="Arial"/>
          <w:szCs w:val="22"/>
          <w:lang w:val="pt-BR"/>
        </w:rPr>
        <w:t>Entregar para a CONTRATANTE, no ato da assinatura do Contrato: (i) cópia autenticada dos documentos constitutivos da sociedade, bem como, se for o caso documentos que comprovem os poderes de representação da sociedade; (</w:t>
      </w:r>
      <w:proofErr w:type="spellStart"/>
      <w:r w:rsidRPr="00207CE1">
        <w:rPr>
          <w:rFonts w:cs="Arial"/>
          <w:szCs w:val="22"/>
          <w:lang w:val="pt-BR"/>
        </w:rPr>
        <w:t>ii</w:t>
      </w:r>
      <w:proofErr w:type="spellEnd"/>
      <w:r w:rsidRPr="00207CE1">
        <w:rPr>
          <w:rFonts w:cs="Arial"/>
          <w:szCs w:val="22"/>
          <w:lang w:val="pt-BR"/>
        </w:rPr>
        <w:t>) declaração contendo relação dos principais clientes da CONTRATADA ou declaração sobre a existência de outros clientes além da CONTRATANTE, bem como o quanto o presente Contrato representa percentualmente no seu (CONTRATADA) faturamento; (</w:t>
      </w:r>
      <w:proofErr w:type="spellStart"/>
      <w:r w:rsidRPr="00207CE1">
        <w:rPr>
          <w:rFonts w:cs="Arial"/>
          <w:szCs w:val="22"/>
          <w:lang w:val="pt-BR"/>
        </w:rPr>
        <w:t>iii</w:t>
      </w:r>
      <w:proofErr w:type="spellEnd"/>
      <w:r w:rsidRPr="00207CE1">
        <w:rPr>
          <w:rFonts w:cs="Arial"/>
          <w:szCs w:val="22"/>
          <w:lang w:val="pt-BR"/>
        </w:rPr>
        <w:t>) cópia de seu CNPJ válido; (</w:t>
      </w:r>
      <w:proofErr w:type="spellStart"/>
      <w:r w:rsidRPr="00207CE1">
        <w:rPr>
          <w:rFonts w:cs="Arial"/>
          <w:szCs w:val="22"/>
          <w:lang w:val="pt-BR"/>
        </w:rPr>
        <w:t>iv</w:t>
      </w:r>
      <w:proofErr w:type="spellEnd"/>
      <w:r w:rsidRPr="00207CE1">
        <w:rPr>
          <w:rFonts w:cs="Arial"/>
          <w:szCs w:val="22"/>
          <w:lang w:val="pt-BR"/>
        </w:rPr>
        <w:t>) certidões negativas atuais de recolhimento dos impostos federais, estaduais e municipais; e (v) cópia do comprovante de todos os recolhimentos de encargos sociais.</w:t>
      </w:r>
    </w:p>
    <w:p w14:paraId="49F99328" w14:textId="77777777" w:rsidR="00377024" w:rsidRPr="00207CE1" w:rsidRDefault="00F964C0" w:rsidP="00EF01FF">
      <w:pPr>
        <w:pStyle w:val="SyngentaNumberedList2"/>
        <w:rPr>
          <w:rFonts w:cs="Arial"/>
          <w:szCs w:val="22"/>
          <w:lang w:val="pt-BR"/>
        </w:rPr>
      </w:pPr>
      <w:r w:rsidRPr="00207CE1">
        <w:rPr>
          <w:rFonts w:cs="Arial"/>
          <w:szCs w:val="22"/>
          <w:lang w:val="pt-BR"/>
        </w:rPr>
        <w:lastRenderedPageBreak/>
        <w:t>Dependendo do tipo do produto fornecido e/ou serviço contratado e do local da sua prestação, a CONTRATANTE reserva-se no direito de solicitar, se assim entender necessário, e a CONTRATADA obriga-se a atender às solicitações da CONTRATANTE no prazo de 72 (setenta e duas) horas, fornecendo à CONTRATANTE todos ou alguns dos documentos referentes aos seus empregados que participarem diretamente do fornecimento do produto e/ou da prestação do serviço, conforme descrito abaixo: (i) cópia do contrato de trabalho firmado entre a CONTRATADA e seus empregados; (</w:t>
      </w:r>
      <w:proofErr w:type="spellStart"/>
      <w:r w:rsidRPr="00207CE1">
        <w:rPr>
          <w:rFonts w:cs="Arial"/>
          <w:szCs w:val="22"/>
          <w:lang w:val="pt-BR"/>
        </w:rPr>
        <w:t>ii</w:t>
      </w:r>
      <w:proofErr w:type="spellEnd"/>
      <w:r w:rsidRPr="00207CE1">
        <w:rPr>
          <w:rFonts w:cs="Arial"/>
          <w:szCs w:val="22"/>
          <w:lang w:val="pt-BR"/>
        </w:rPr>
        <w:t>) cópia das guias individuais de recolhimento dos encargos sociais (INSS, guia individualizada do FGTS com GR total e RE individualizada); (</w:t>
      </w:r>
      <w:proofErr w:type="spellStart"/>
      <w:r w:rsidRPr="00207CE1">
        <w:rPr>
          <w:rFonts w:cs="Arial"/>
          <w:szCs w:val="22"/>
          <w:lang w:val="pt-BR"/>
        </w:rPr>
        <w:t>iii</w:t>
      </w:r>
      <w:proofErr w:type="spellEnd"/>
      <w:r w:rsidRPr="00207CE1">
        <w:rPr>
          <w:rFonts w:cs="Arial"/>
          <w:szCs w:val="22"/>
          <w:lang w:val="pt-BR"/>
        </w:rPr>
        <w:t>) cópia da folha de pagamento dos empregados da CONTRATADA;  (</w:t>
      </w:r>
      <w:proofErr w:type="spellStart"/>
      <w:r w:rsidRPr="00207CE1">
        <w:rPr>
          <w:rFonts w:cs="Arial"/>
          <w:szCs w:val="22"/>
          <w:lang w:val="pt-BR"/>
        </w:rPr>
        <w:t>iv</w:t>
      </w:r>
      <w:proofErr w:type="spellEnd"/>
      <w:r w:rsidRPr="00207CE1">
        <w:rPr>
          <w:rFonts w:cs="Arial"/>
          <w:szCs w:val="22"/>
          <w:lang w:val="pt-BR"/>
        </w:rPr>
        <w:t xml:space="preserve">) cópia dos cartões de ponto ou relatórios de frequência; e documentos que comprovem a plena regularidade da CONTRATADA com relação às suas obrigações trabalhistas, previdenciárias e tributárias. </w:t>
      </w:r>
    </w:p>
    <w:p w14:paraId="068F425F" w14:textId="77777777" w:rsidR="00377024" w:rsidRPr="00207CE1" w:rsidRDefault="00F964C0" w:rsidP="00EF01FF">
      <w:pPr>
        <w:pStyle w:val="SyngentaNumberedList2"/>
        <w:rPr>
          <w:rFonts w:cs="Arial"/>
          <w:szCs w:val="22"/>
          <w:lang w:val="pt-BR"/>
        </w:rPr>
      </w:pPr>
      <w:r w:rsidRPr="00207CE1">
        <w:rPr>
          <w:rFonts w:cs="Arial"/>
          <w:szCs w:val="22"/>
          <w:lang w:val="pt-BR"/>
        </w:rPr>
        <w:t>Caso a CONTRATADA não apresente os documentos solicitados pela CONTRATANTE dentro do referido prazo, a CONTRATADA terá o seu pagamento retido até o dia do efetivo cumprimento. Nesta hipótese, a CONTRATADA não fará jus a juros e correção monetária pelo período em que o pagamento esteve retido.</w:t>
      </w:r>
    </w:p>
    <w:p w14:paraId="40F1EC03" w14:textId="77777777" w:rsidR="00377024" w:rsidRPr="00207CE1" w:rsidRDefault="00F964C0" w:rsidP="00EF01FF">
      <w:pPr>
        <w:pStyle w:val="SyngentaNumberedList2"/>
        <w:rPr>
          <w:rFonts w:cs="Arial"/>
          <w:szCs w:val="22"/>
          <w:lang w:val="pt-BR"/>
        </w:rPr>
      </w:pPr>
      <w:r w:rsidRPr="00207CE1">
        <w:rPr>
          <w:rFonts w:cs="Arial"/>
          <w:szCs w:val="22"/>
          <w:lang w:val="pt-BR"/>
        </w:rPr>
        <w:t>Nos casos de prestação de serviço, cumprir todas as determinações da Previdência Social, comprovando a quitação das obrigações relativas à Lei n° 8.212/91, as ordens de serviço e alterações expedidas pelo INSS, bem como as demais normas que regem a matéria, especialmente no que se refere à apresentação da documentação e certidões necessárias e exigíveis.</w:t>
      </w:r>
    </w:p>
    <w:p w14:paraId="1BF7FD18" w14:textId="77777777" w:rsidR="00377024" w:rsidRPr="00207CE1" w:rsidRDefault="00F964C0" w:rsidP="00EF01FF">
      <w:pPr>
        <w:pStyle w:val="SyngentaNumberedList2"/>
        <w:rPr>
          <w:rFonts w:cs="Arial"/>
          <w:szCs w:val="22"/>
          <w:lang w:val="pt-BR"/>
        </w:rPr>
      </w:pPr>
      <w:r w:rsidRPr="00207CE1">
        <w:rPr>
          <w:rFonts w:cs="Arial"/>
          <w:szCs w:val="22"/>
          <w:lang w:val="pt-BR"/>
        </w:rPr>
        <w:t>Sempre que aplicável, a CONTRATANTE ou a CONTRATADA farão as retenções previstas na Instrução Normativa RFB n° 2110/22.</w:t>
      </w:r>
    </w:p>
    <w:p w14:paraId="13B53892"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Suportar a mesma condição prevista na cláusula 7.13, quando a CONTRATANTE for demandada, em esfera diversa da trabalhista, por terceiro que se julgue prejudicado por ato ou fato da CONTRATADA, de seus empregados ou qualquer pessoa utilizada pela CONTRATADA na execução do objeto contratado.</w:t>
      </w:r>
    </w:p>
    <w:p w14:paraId="2A47EB05" w14:textId="77777777" w:rsidR="00377024" w:rsidRPr="00207CE1" w:rsidRDefault="00F964C0" w:rsidP="00EF01FF">
      <w:pPr>
        <w:pStyle w:val="SyngentaNumberedList2"/>
        <w:rPr>
          <w:rFonts w:cs="Arial"/>
          <w:szCs w:val="22"/>
          <w:lang w:val="pt-BR"/>
        </w:rPr>
      </w:pPr>
      <w:r w:rsidRPr="00207CE1">
        <w:rPr>
          <w:rFonts w:cs="Arial"/>
          <w:szCs w:val="22"/>
          <w:lang w:val="pt-BR"/>
        </w:rPr>
        <w:t>Compromete-se, neste ato, a indenizar imediatamente a CONTRATANTE em razão de quaisquer danos, perdas, obrigações, custos e despesas (incluindo custas judiciais) incorridos pela CONTRATANTE, em consequência de: (a) qualquer violação pela CONTRATADA ou por parte de qualquer terceiro subcontratado de qualquer uma das disposições deste Contrato; e/ou (b) qualquer ato doloso ou culposo que cause prejuízo à CONTRATANTE.</w:t>
      </w:r>
      <w:commentRangeEnd w:id="69"/>
      <w:r w:rsidR="008A28C6">
        <w:rPr>
          <w:rStyle w:val="Refdecomentrio"/>
          <w:rFonts w:asciiTheme="minorHAnsi" w:hAnsiTheme="minorHAnsi" w:cs="Mangal"/>
        </w:rPr>
        <w:commentReference w:id="69"/>
      </w:r>
    </w:p>
    <w:p w14:paraId="240FD837" w14:textId="77777777" w:rsidR="00377024" w:rsidRPr="00207CE1" w:rsidRDefault="00F964C0" w:rsidP="00EF01FF">
      <w:pPr>
        <w:pStyle w:val="SyngentaNumberedList2"/>
        <w:rPr>
          <w:rFonts w:cs="Arial"/>
          <w:szCs w:val="22"/>
          <w:lang w:val="pt-BR"/>
        </w:rPr>
      </w:pPr>
      <w:r w:rsidRPr="00207CE1">
        <w:rPr>
          <w:rFonts w:cs="Arial"/>
          <w:szCs w:val="22"/>
          <w:lang w:val="pt-BR"/>
        </w:rPr>
        <w:t>Respeitar o meio ambiente no planejamento e execução do objeto contratado, observando todas as normas existentes e se empenhando em desenvolver métodos de atuação que não perturbem o meio ambiente, responsabilizando-se por obter previamente as devidas autorizações ambientais e sanitárias das autoridades competentes.</w:t>
      </w:r>
    </w:p>
    <w:p w14:paraId="0EE66EB4" w14:textId="77777777" w:rsidR="00377024" w:rsidRPr="00207CE1" w:rsidRDefault="00F964C0" w:rsidP="00EF01FF">
      <w:pPr>
        <w:pStyle w:val="SyngentaNumberedList2"/>
        <w:rPr>
          <w:rFonts w:cs="Arial"/>
          <w:szCs w:val="22"/>
          <w:lang w:val="pt-BR"/>
        </w:rPr>
      </w:pPr>
      <w:r w:rsidRPr="00207CE1">
        <w:rPr>
          <w:rFonts w:cs="Arial"/>
          <w:szCs w:val="22"/>
          <w:lang w:val="pt-BR"/>
        </w:rPr>
        <w:t>Quando aplicável, logo após o término do Contrato, remover e providenciar a correta destinação de toda embalagem, entulho, madeira, sobra de material e afins, de acordo com as normas vigentes e transportando-os para fora das áreas da CONTRATANTE, mantendo as dependências desta em perfeita condição de conservação e limpeza, respondendo, ainda, por possíveis despesas e respeitando as exigências dos órgãos competentes.</w:t>
      </w:r>
    </w:p>
    <w:p w14:paraId="3931B620"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Notificar previamente a CONTRATANTE sempre que a preparação, execução ou término do objeto contratado envolva possível ofensa ao meio ambiente, inclusive descrevendo os procedimentos escolhidos e fundamentando riscos, responsabilizando-se pelos danos ao meio ambiente decorrentes da execução do objeto contratado.</w:t>
      </w:r>
    </w:p>
    <w:p w14:paraId="4324AF15"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Comunicar a CONTRATANTE de toda e qualquer alteração e procedimentos fiscais que possam gerar reflexos no Contrato, indicando sua interpretação, tão logo tenha conhecimento.</w:t>
      </w:r>
    </w:p>
    <w:p w14:paraId="715DA114" w14:textId="2558F474" w:rsidR="00377024" w:rsidRPr="00207CE1" w:rsidRDefault="00F964C0" w:rsidP="00EF01FF">
      <w:pPr>
        <w:pStyle w:val="SyngentaNumberedList2"/>
        <w:rPr>
          <w:rFonts w:cs="Arial"/>
          <w:szCs w:val="22"/>
          <w:lang w:val="pt-BR"/>
        </w:rPr>
      </w:pPr>
      <w:r w:rsidRPr="00207CE1">
        <w:rPr>
          <w:rFonts w:cs="Arial"/>
          <w:szCs w:val="22"/>
          <w:lang w:val="pt-BR"/>
        </w:rPr>
        <w:lastRenderedPageBreak/>
        <w:t xml:space="preserve">Refazer, às suas expensas, os serviços considerados </w:t>
      </w:r>
      <w:del w:id="70" w:author="CAPARROZ MOURI Bruna" w:date="2025-10-09T13:20:00Z" w16du:dateUtc="2025-10-09T16:20:00Z">
        <w:r w:rsidRPr="00207CE1" w:rsidDel="00FC448F">
          <w:rPr>
            <w:rFonts w:cs="Arial"/>
            <w:szCs w:val="22"/>
            <w:lang w:val="pt-BR"/>
          </w:rPr>
          <w:delText xml:space="preserve">pela CONTRATANTE </w:delText>
        </w:r>
      </w:del>
      <w:commentRangeStart w:id="71"/>
      <w:r w:rsidRPr="00207CE1">
        <w:rPr>
          <w:rFonts w:cs="Arial"/>
          <w:szCs w:val="22"/>
          <w:lang w:val="pt-BR"/>
        </w:rPr>
        <w:t>como imperfeitos ou insatisfatórios</w:t>
      </w:r>
      <w:commentRangeEnd w:id="71"/>
      <w:r w:rsidR="00944513">
        <w:rPr>
          <w:rStyle w:val="Refdecomentrio"/>
          <w:rFonts w:asciiTheme="minorHAnsi" w:hAnsiTheme="minorHAnsi" w:cs="Mangal"/>
        </w:rPr>
        <w:commentReference w:id="71"/>
      </w:r>
      <w:r w:rsidRPr="00207CE1">
        <w:rPr>
          <w:rFonts w:cs="Arial"/>
          <w:szCs w:val="22"/>
          <w:lang w:val="pt-BR"/>
        </w:rPr>
        <w:t xml:space="preserve">, sendo que serão devidamente demonstrados e justificados os vícios e imperfeições na prestação do serviço ou fornecimento do produto. Como forma de garantia contratual, incumbe ainda à CONTRATADA </w:t>
      </w:r>
      <w:commentRangeStart w:id="72"/>
      <w:ins w:id="73" w:author="CAPARROZ MOURI Bruna" w:date="2025-10-09T13:25:00Z" w16du:dateUtc="2025-10-09T16:25:00Z">
        <w:r w:rsidR="004E21EA">
          <w:rPr>
            <w:rFonts w:cs="Arial"/>
            <w:szCs w:val="22"/>
            <w:lang w:val="pt-BR"/>
          </w:rPr>
          <w:t xml:space="preserve">intermediar com o Fabricante eventual </w:t>
        </w:r>
      </w:ins>
      <w:r w:rsidRPr="00207CE1">
        <w:rPr>
          <w:rFonts w:cs="Arial"/>
          <w:szCs w:val="22"/>
          <w:lang w:val="pt-BR"/>
        </w:rPr>
        <w:t>realiza</w:t>
      </w:r>
      <w:ins w:id="74" w:author="CAPARROZ MOURI Bruna" w:date="2025-10-09T13:25:00Z" w16du:dateUtc="2025-10-09T16:25:00Z">
        <w:r w:rsidR="004E21EA">
          <w:rPr>
            <w:rFonts w:cs="Arial"/>
            <w:szCs w:val="22"/>
            <w:lang w:val="pt-BR"/>
          </w:rPr>
          <w:t>ção</w:t>
        </w:r>
      </w:ins>
      <w:del w:id="75" w:author="CAPARROZ MOURI Bruna" w:date="2025-10-09T13:25:00Z" w16du:dateUtc="2025-10-09T16:25:00Z">
        <w:r w:rsidRPr="00207CE1" w:rsidDel="004E21EA">
          <w:rPr>
            <w:rFonts w:cs="Arial"/>
            <w:szCs w:val="22"/>
            <w:lang w:val="pt-BR"/>
          </w:rPr>
          <w:delText>r a</w:delText>
        </w:r>
      </w:del>
      <w:r w:rsidRPr="00207CE1">
        <w:rPr>
          <w:rFonts w:cs="Arial"/>
          <w:szCs w:val="22"/>
          <w:lang w:val="pt-BR"/>
        </w:rPr>
        <w:t xml:space="preserve"> </w:t>
      </w:r>
      <w:ins w:id="76" w:author="CAPARROZ MOURI Bruna" w:date="2025-10-09T13:25:00Z" w16du:dateUtc="2025-10-09T16:25:00Z">
        <w:r w:rsidR="004E21EA">
          <w:rPr>
            <w:rFonts w:cs="Arial"/>
            <w:szCs w:val="22"/>
            <w:lang w:val="pt-BR"/>
          </w:rPr>
          <w:t xml:space="preserve">de </w:t>
        </w:r>
      </w:ins>
      <w:r w:rsidRPr="00207CE1">
        <w:rPr>
          <w:rFonts w:cs="Arial"/>
          <w:szCs w:val="22"/>
          <w:lang w:val="pt-BR"/>
        </w:rPr>
        <w:t xml:space="preserve">correção dos vícios apresentados pelo </w:t>
      </w:r>
      <w:del w:id="77" w:author="CAPARROZ MOURI Bruna" w:date="2025-10-09T13:26:00Z" w16du:dateUtc="2025-10-09T16:26:00Z">
        <w:r w:rsidRPr="00207CE1" w:rsidDel="007C7203">
          <w:rPr>
            <w:rFonts w:cs="Arial"/>
            <w:szCs w:val="22"/>
            <w:lang w:val="pt-BR"/>
          </w:rPr>
          <w:delText xml:space="preserve">serviço e/ou </w:delText>
        </w:r>
      </w:del>
      <w:commentRangeEnd w:id="72"/>
      <w:r w:rsidR="004B7DF8">
        <w:rPr>
          <w:rStyle w:val="Refdecomentrio"/>
          <w:rFonts w:asciiTheme="minorHAnsi" w:hAnsiTheme="minorHAnsi" w:cs="Mangal"/>
        </w:rPr>
        <w:commentReference w:id="72"/>
      </w:r>
      <w:r w:rsidRPr="00207CE1">
        <w:rPr>
          <w:rFonts w:cs="Arial"/>
          <w:szCs w:val="22"/>
          <w:lang w:val="pt-BR"/>
        </w:rPr>
        <w:t>produto objeto do Contrato, sem qualquer custo adicional para a CONTRATANTE, desde que esta notifique a CONTRATADA em até 30 (trinta) dias corridos contados do descobrimento do(s) vício(s).</w:t>
      </w:r>
    </w:p>
    <w:p w14:paraId="2FF95E0C" w14:textId="07D4EB7E" w:rsidR="00377024" w:rsidRPr="00207CE1" w:rsidRDefault="00F964C0" w:rsidP="00EF01FF">
      <w:pPr>
        <w:pStyle w:val="SyngentaNumberedList2"/>
        <w:rPr>
          <w:rFonts w:cs="Arial"/>
          <w:szCs w:val="22"/>
          <w:lang w:val="pt-BR"/>
        </w:rPr>
      </w:pPr>
      <w:r w:rsidRPr="00207CE1">
        <w:rPr>
          <w:rFonts w:cs="Arial"/>
          <w:szCs w:val="22"/>
          <w:lang w:val="pt-BR"/>
        </w:rPr>
        <w:t xml:space="preserve">Em relação ao(s) vício(s) aparente(s) do serviço e/ou produto contratado, fica a CONTRATADA </w:t>
      </w:r>
      <w:proofErr w:type="spellStart"/>
      <w:r w:rsidRPr="00207CE1">
        <w:rPr>
          <w:rFonts w:cs="Arial"/>
          <w:szCs w:val="22"/>
          <w:lang w:val="pt-BR"/>
        </w:rPr>
        <w:t>responsável</w:t>
      </w:r>
      <w:del w:id="78" w:author="CAPARROZ MOURI Bruna" w:date="2025-10-09T16:51:00Z" w16du:dateUtc="2025-10-09T19:51:00Z">
        <w:r w:rsidRPr="00207CE1" w:rsidDel="00C1340C">
          <w:rPr>
            <w:rFonts w:cs="Arial"/>
            <w:szCs w:val="22"/>
            <w:lang w:val="pt-BR"/>
          </w:rPr>
          <w:delText xml:space="preserve"> </w:delText>
        </w:r>
      </w:del>
      <w:commentRangeStart w:id="79"/>
      <w:ins w:id="80" w:author="CAPARROZ MOURI Bruna" w:date="2025-10-09T16:51:00Z" w16du:dateUtc="2025-10-09T19:51:00Z">
        <w:r w:rsidR="00C1340C">
          <w:rPr>
            <w:rFonts w:cs="Arial"/>
            <w:szCs w:val="22"/>
            <w:lang w:val="pt-BR"/>
          </w:rPr>
          <w:t>por</w:t>
        </w:r>
        <w:proofErr w:type="spellEnd"/>
        <w:r w:rsidR="00C1340C">
          <w:rPr>
            <w:rFonts w:cs="Arial"/>
            <w:szCs w:val="22"/>
            <w:lang w:val="pt-BR"/>
          </w:rPr>
          <w:t xml:space="preserve"> ajudar a intermediar a comunicação entre CONTRATANTE e fabricante, pelo prazo de garantia fornecido </w:t>
        </w:r>
        <w:proofErr w:type="gramStart"/>
        <w:r w:rsidR="00C1340C">
          <w:rPr>
            <w:rFonts w:cs="Arial"/>
            <w:szCs w:val="22"/>
            <w:lang w:val="pt-BR"/>
          </w:rPr>
          <w:t>pelo mesmo</w:t>
        </w:r>
      </w:ins>
      <w:proofErr w:type="gramEnd"/>
      <w:del w:id="81" w:author="CAPARROZ MOURI Bruna" w:date="2025-10-09T16:51:00Z" w16du:dateUtc="2025-10-09T19:51:00Z">
        <w:r w:rsidRPr="00207CE1" w:rsidDel="00C1340C">
          <w:rPr>
            <w:rFonts w:cs="Arial"/>
            <w:szCs w:val="22"/>
            <w:lang w:val="pt-BR"/>
          </w:rPr>
          <w:delText>e obrigada a corrigi-lo(s) pelo prazo de 2 (dois) anos</w:delText>
        </w:r>
      </w:del>
      <w:r w:rsidRPr="00207CE1">
        <w:rPr>
          <w:rFonts w:cs="Arial"/>
          <w:szCs w:val="22"/>
          <w:lang w:val="pt-BR"/>
        </w:rPr>
        <w:t xml:space="preserve">, </w:t>
      </w:r>
      <w:commentRangeEnd w:id="79"/>
      <w:r w:rsidR="00F2535C">
        <w:rPr>
          <w:rStyle w:val="Refdecomentrio"/>
          <w:rFonts w:asciiTheme="minorHAnsi" w:hAnsiTheme="minorHAnsi" w:cs="Mangal"/>
        </w:rPr>
        <w:commentReference w:id="79"/>
      </w:r>
      <w:r w:rsidRPr="00207CE1">
        <w:rPr>
          <w:rFonts w:cs="Arial"/>
          <w:szCs w:val="22"/>
          <w:lang w:val="pt-BR"/>
        </w:rPr>
        <w:t xml:space="preserve">contados </w:t>
      </w:r>
      <w:proofErr w:type="gramStart"/>
      <w:r w:rsidRPr="00207CE1">
        <w:rPr>
          <w:rFonts w:cs="Arial"/>
          <w:szCs w:val="22"/>
          <w:lang w:val="pt-BR"/>
        </w:rPr>
        <w:t>à</w:t>
      </w:r>
      <w:proofErr w:type="gramEnd"/>
      <w:r w:rsidRPr="00207CE1">
        <w:rPr>
          <w:rFonts w:cs="Arial"/>
          <w:szCs w:val="22"/>
          <w:lang w:val="pt-BR"/>
        </w:rPr>
        <w:t xml:space="preserve"> partir da data de entrega do serviço e/ou produto. Para efeitos desta cláusula, considera-se vício aparente aquele defeito de fácil constatação que degrada, desvaloriza, inutiliza ou de qualquer forma torna o serviço e/ou produto contratado inapropriado ao fim a que se destina, que não seja proveniente de mau uso ou desgaste natural.</w:t>
      </w:r>
    </w:p>
    <w:p w14:paraId="0C99CDDA" w14:textId="08BD157B" w:rsidR="00377024" w:rsidRPr="00207CE1" w:rsidRDefault="00F964C0" w:rsidP="00EF01FF">
      <w:pPr>
        <w:pStyle w:val="SyngentaNumberedList2"/>
        <w:rPr>
          <w:rFonts w:cs="Arial"/>
          <w:szCs w:val="22"/>
          <w:lang w:val="pt-BR"/>
        </w:rPr>
      </w:pPr>
      <w:r w:rsidRPr="00207CE1">
        <w:rPr>
          <w:rFonts w:cs="Arial"/>
          <w:szCs w:val="22"/>
          <w:lang w:val="pt-BR"/>
        </w:rPr>
        <w:t xml:space="preserve">Em relação ao(s) vício(s) oculto(s) do serviço e/ou produto contratado, fica a CONTRATADA responsável </w:t>
      </w:r>
      <w:ins w:id="82" w:author="CAPARROZ MOURI Bruna" w:date="2025-10-09T16:53:00Z" w16du:dateUtc="2025-10-09T19:53:00Z">
        <w:r w:rsidR="00A87E02">
          <w:rPr>
            <w:rFonts w:cs="Arial"/>
            <w:szCs w:val="22"/>
            <w:lang w:val="pt-BR"/>
          </w:rPr>
          <w:t xml:space="preserve">por ajudar a intermediar a comunicação entre CONTRATANTE e fabricante, pelo prazo de garantia fornecido </w:t>
        </w:r>
        <w:proofErr w:type="gramStart"/>
        <w:r w:rsidR="00A87E02">
          <w:rPr>
            <w:rFonts w:cs="Arial"/>
            <w:szCs w:val="22"/>
            <w:lang w:val="pt-BR"/>
          </w:rPr>
          <w:t>pelo mesmo</w:t>
        </w:r>
      </w:ins>
      <w:proofErr w:type="gramEnd"/>
      <w:del w:id="83" w:author="CAPARROZ MOURI Bruna" w:date="2025-10-09T16:53:00Z" w16du:dateUtc="2025-10-09T19:53:00Z">
        <w:r w:rsidRPr="00207CE1" w:rsidDel="00F2535C">
          <w:rPr>
            <w:rFonts w:cs="Arial"/>
            <w:szCs w:val="22"/>
            <w:lang w:val="pt-BR"/>
          </w:rPr>
          <w:delText>e obrigada a corrigi-lo(s) pelo prazo de 5 (cinco) anos</w:delText>
        </w:r>
      </w:del>
      <w:r w:rsidRPr="00207CE1">
        <w:rPr>
          <w:rFonts w:cs="Arial"/>
          <w:szCs w:val="22"/>
          <w:lang w:val="pt-BR"/>
        </w:rPr>
        <w:t xml:space="preserve">, contados </w:t>
      </w:r>
      <w:proofErr w:type="gramStart"/>
      <w:r w:rsidRPr="00207CE1">
        <w:rPr>
          <w:rFonts w:cs="Arial"/>
          <w:szCs w:val="22"/>
          <w:lang w:val="pt-BR"/>
        </w:rPr>
        <w:t>à</w:t>
      </w:r>
      <w:proofErr w:type="gramEnd"/>
      <w:r w:rsidRPr="00207CE1">
        <w:rPr>
          <w:rFonts w:cs="Arial"/>
          <w:szCs w:val="22"/>
          <w:lang w:val="pt-BR"/>
        </w:rPr>
        <w:t xml:space="preserve"> partir da data de entrega do serviço e/ou produto. Para efeitos desta cláusula, considera-se vício oculto aquele de difícil constatação no momento do aceite do serviço e/ou produto, que se revela mais tarde pelo uso do mesmo e que degrada, desvaloriza, inutiliza ou de qualquer forma torna o serviço e/ou produto contratado inapropriado ao fim a que se destina, que não seja proveniente de mau uso ou desgaste natural.</w:t>
      </w:r>
    </w:p>
    <w:p w14:paraId="037ACF5C" w14:textId="77777777" w:rsidR="00377024" w:rsidRPr="00207CE1" w:rsidRDefault="00F964C0" w:rsidP="00EF01FF">
      <w:pPr>
        <w:pStyle w:val="SyngentaNumberedList2"/>
        <w:rPr>
          <w:rFonts w:cs="Arial"/>
          <w:szCs w:val="22"/>
          <w:lang w:val="pt-BR"/>
        </w:rPr>
      </w:pPr>
      <w:r w:rsidRPr="00207CE1">
        <w:rPr>
          <w:rFonts w:cs="Arial"/>
          <w:szCs w:val="22"/>
          <w:lang w:val="pt-BR"/>
        </w:rPr>
        <w:t>No caso de prestação de serviços nas dependências de qualquer instalação da CONTRATANTE, se uma emergência colocar em perigo a segurança ou proteção de pessoas, equipamentos ou propriedades em geral, a CONTRATADA deverá imediatamente notificar a CONTRATANTE e tomar todas as ações necessárias para prevenir e/ou mitigar qualquer ameaça, dano, lesão ou perda.</w:t>
      </w:r>
    </w:p>
    <w:p w14:paraId="1971A184" w14:textId="77777777" w:rsidR="00377024" w:rsidRPr="00207CE1" w:rsidRDefault="00F964C0" w:rsidP="00EF01FF">
      <w:pPr>
        <w:pStyle w:val="SyngentaNumberedList2"/>
        <w:rPr>
          <w:rFonts w:cs="Arial"/>
          <w:szCs w:val="22"/>
          <w:lang w:val="pt-BR"/>
        </w:rPr>
      </w:pPr>
      <w:r w:rsidRPr="00207CE1">
        <w:rPr>
          <w:rFonts w:cs="Arial"/>
          <w:szCs w:val="22"/>
          <w:lang w:val="pt-BR"/>
        </w:rPr>
        <w:t>Caso o Contrato envolva o empréstimo de quaisquer equipamentos pela CONTRATANTE à CONTRATADA, a CONTRATADA declara que recebe tais equipamentos em condições adequadas de conservação e uso, obrigando-se por si e seus empregados alocados na prestação do serviço a manter tais equipamentos em perfeito estado de conservação, sendo certo que todos os custos de manutenção e reparo decorrentes da utilização dos equipamentos pela CONTRATADA, bem como quaisquer taxas ou impostos que eventualmente recaiam sobre tais equipamentos, serão por arcados pela CONTRATADA, salvo se de outra forma estabelecido por escrito pelas Partes.</w:t>
      </w:r>
    </w:p>
    <w:p w14:paraId="374DF50F" w14:textId="77777777" w:rsidR="008F0CFF" w:rsidRPr="00207CE1" w:rsidRDefault="00F964C0" w:rsidP="00EF01FF">
      <w:pPr>
        <w:pStyle w:val="SyngentaNumberedList1"/>
        <w:rPr>
          <w:rFonts w:eastAsia="Arial" w:cs="Arial"/>
          <w:szCs w:val="22"/>
        </w:rPr>
      </w:pPr>
      <w:r w:rsidRPr="00207CE1">
        <w:rPr>
          <w:rFonts w:eastAsia="Arial" w:cs="Arial"/>
          <w:szCs w:val="22"/>
        </w:rPr>
        <w:t>GESTOR DO CONTRATO</w:t>
      </w:r>
    </w:p>
    <w:p w14:paraId="44BF0B74" w14:textId="77777777" w:rsidR="008F0CFF" w:rsidRPr="00207CE1" w:rsidRDefault="00F964C0" w:rsidP="00EF01FF">
      <w:pPr>
        <w:pStyle w:val="SyngentaNumberedList2"/>
        <w:rPr>
          <w:rFonts w:cs="Arial"/>
          <w:szCs w:val="22"/>
          <w:lang w:val="pt-BR"/>
        </w:rPr>
      </w:pPr>
      <w:r w:rsidRPr="00207CE1">
        <w:rPr>
          <w:rFonts w:cs="Arial"/>
          <w:szCs w:val="22"/>
          <w:lang w:val="pt-BR"/>
        </w:rPr>
        <w:t>Todas as notificações e comunicações feitas entre as Partes na vigência do presente Contrato deverão ser efetuadas via correspondência com aviso de recebimento, fac-símile ou e-mail para o Gestor do Contrato, nos seguintes endereços:</w:t>
      </w:r>
    </w:p>
    <w:p w14:paraId="70273429" w14:textId="77777777" w:rsidR="008F0CFF" w:rsidRPr="00207CE1" w:rsidRDefault="00F964C0" w:rsidP="00EF01FF">
      <w:pPr>
        <w:pStyle w:val="SyngentaParties"/>
        <w:ind w:left="709"/>
        <w:rPr>
          <w:rFonts w:eastAsia="Arial" w:cs="Arial"/>
          <w:color w:val="auto"/>
          <w:szCs w:val="22"/>
        </w:rPr>
      </w:pPr>
      <w:r w:rsidRPr="00207CE1">
        <w:rPr>
          <w:rFonts w:eastAsia="Arial" w:cs="Arial"/>
          <w:color w:val="auto"/>
          <w:szCs w:val="22"/>
        </w:rPr>
        <w:t>CONTRATANTE</w:t>
      </w:r>
    </w:p>
    <w:p w14:paraId="2B08ECA0" w14:textId="3467B543" w:rsidR="0081186E" w:rsidRPr="00207CE1" w:rsidRDefault="00F964C0" w:rsidP="00EF01FF">
      <w:pPr>
        <w:pStyle w:val="SyngentaParties"/>
        <w:ind w:left="709"/>
        <w:rPr>
          <w:rFonts w:eastAsia="Arial" w:cs="Arial"/>
          <w:color w:val="auto"/>
          <w:szCs w:val="22"/>
        </w:rPr>
      </w:pPr>
      <w:r w:rsidRPr="00207CE1">
        <w:rPr>
          <w:rFonts w:eastAsia="Arial" w:cs="Arial"/>
          <w:color w:val="auto"/>
          <w:szCs w:val="22"/>
        </w:rPr>
        <w:t xml:space="preserve">Nome do </w:t>
      </w:r>
      <w:proofErr w:type="spellStart"/>
      <w:proofErr w:type="gramStart"/>
      <w:r w:rsidRPr="00207CE1">
        <w:rPr>
          <w:rFonts w:eastAsia="Arial" w:cs="Arial"/>
          <w:color w:val="auto"/>
          <w:szCs w:val="22"/>
        </w:rPr>
        <w:t>Gestor</w:t>
      </w:r>
      <w:proofErr w:type="spellEnd"/>
      <w:r w:rsidRPr="00207CE1">
        <w:rPr>
          <w:rFonts w:eastAsia="Arial" w:cs="Arial"/>
          <w:color w:val="auto"/>
          <w:szCs w:val="22"/>
        </w:rPr>
        <w:t>:</w:t>
      </w:r>
      <w:proofErr w:type="gramEnd"/>
      <w:r w:rsidRPr="00207CE1">
        <w:rPr>
          <w:rFonts w:eastAsia="Arial" w:cs="Arial"/>
          <w:color w:val="auto"/>
          <w:szCs w:val="22"/>
        </w:rPr>
        <w:t> </w:t>
      </w:r>
      <w:r w:rsidR="005818AE">
        <w:rPr>
          <w:rFonts w:cs="Arial"/>
          <w:color w:val="auto"/>
          <w:szCs w:val="22"/>
        </w:rPr>
        <w:t xml:space="preserve">Silvio </w:t>
      </w:r>
      <w:proofErr w:type="spellStart"/>
      <w:r w:rsidR="005818AE">
        <w:rPr>
          <w:rFonts w:cs="Arial"/>
          <w:color w:val="auto"/>
          <w:szCs w:val="22"/>
        </w:rPr>
        <w:t>Freixo</w:t>
      </w:r>
      <w:proofErr w:type="spellEnd"/>
    </w:p>
    <w:p w14:paraId="106A86FA" w14:textId="77777777" w:rsidR="0081186E" w:rsidRPr="00207CE1" w:rsidRDefault="00F964C0" w:rsidP="00EF01FF">
      <w:pPr>
        <w:pStyle w:val="SyngentaParties"/>
        <w:ind w:left="709"/>
        <w:rPr>
          <w:rFonts w:eastAsia="Arial" w:cs="Arial"/>
          <w:color w:val="auto"/>
          <w:szCs w:val="22"/>
        </w:rPr>
      </w:pPr>
      <w:proofErr w:type="gramStart"/>
      <w:r w:rsidRPr="00207CE1">
        <w:rPr>
          <w:rFonts w:eastAsia="Arial" w:cs="Arial"/>
          <w:color w:val="auto"/>
          <w:szCs w:val="22"/>
        </w:rPr>
        <w:t>Tel:</w:t>
      </w:r>
      <w:proofErr w:type="gramEnd"/>
      <w:r w:rsidRPr="00207CE1">
        <w:rPr>
          <w:rFonts w:eastAsia="Arial" w:cs="Arial"/>
          <w:color w:val="auto"/>
          <w:szCs w:val="22"/>
        </w:rPr>
        <w:t xml:space="preserve"> </w:t>
      </w:r>
      <w:r w:rsidR="00357C97" w:rsidRPr="00207CE1">
        <w:rPr>
          <w:rFonts w:cs="Arial"/>
          <w:color w:val="auto"/>
          <w:szCs w:val="22"/>
        </w:rPr>
        <w:t xml:space="preserve"> </w:t>
      </w:r>
    </w:p>
    <w:p w14:paraId="61C8D7EB" w14:textId="09B44B24" w:rsidR="0081186E" w:rsidRPr="00207CE1" w:rsidRDefault="00F964C0" w:rsidP="00EF01FF">
      <w:pPr>
        <w:pStyle w:val="SyngentaParties"/>
        <w:ind w:left="709"/>
        <w:rPr>
          <w:rFonts w:eastAsia="Arial" w:cs="Arial"/>
          <w:color w:val="auto"/>
          <w:szCs w:val="22"/>
        </w:rPr>
      </w:pPr>
      <w:proofErr w:type="gramStart"/>
      <w:r w:rsidRPr="00207CE1">
        <w:rPr>
          <w:rFonts w:eastAsia="Arial" w:cs="Arial"/>
          <w:color w:val="auto"/>
          <w:szCs w:val="22"/>
        </w:rPr>
        <w:t>E-mail:</w:t>
      </w:r>
      <w:proofErr w:type="gramEnd"/>
      <w:r w:rsidRPr="00207CE1">
        <w:rPr>
          <w:rFonts w:eastAsia="Arial" w:cs="Arial"/>
          <w:color w:val="auto"/>
          <w:szCs w:val="22"/>
        </w:rPr>
        <w:t xml:space="preserve"> </w:t>
      </w:r>
      <w:r w:rsidR="005818AE">
        <w:rPr>
          <w:rFonts w:cs="Arial"/>
          <w:color w:val="auto"/>
          <w:szCs w:val="22"/>
        </w:rPr>
        <w:t>silvio.freixo</w:t>
      </w:r>
      <w:r w:rsidR="00357C97" w:rsidRPr="00207CE1">
        <w:rPr>
          <w:rFonts w:cs="Arial"/>
          <w:color w:val="auto"/>
          <w:szCs w:val="22"/>
        </w:rPr>
        <w:t>@</w:t>
      </w:r>
      <w:r w:rsidR="000D068A">
        <w:rPr>
          <w:rFonts w:cs="Arial"/>
          <w:color w:val="auto"/>
          <w:szCs w:val="22"/>
        </w:rPr>
        <w:t>CONTRATANTE</w:t>
      </w:r>
      <w:r w:rsidR="00357C97" w:rsidRPr="00207CE1">
        <w:rPr>
          <w:rFonts w:cs="Arial"/>
          <w:color w:val="auto"/>
          <w:szCs w:val="22"/>
        </w:rPr>
        <w:t>.com</w:t>
      </w:r>
    </w:p>
    <w:p w14:paraId="71104DED" w14:textId="77777777" w:rsidR="008F0CFF" w:rsidRPr="00207CE1" w:rsidRDefault="00F964C0" w:rsidP="00EF01FF">
      <w:pPr>
        <w:pStyle w:val="SyngentaParties"/>
        <w:ind w:left="709"/>
        <w:rPr>
          <w:rFonts w:eastAsia="Arial" w:cs="Arial"/>
          <w:color w:val="auto"/>
          <w:szCs w:val="22"/>
        </w:rPr>
      </w:pPr>
      <w:r w:rsidRPr="00207CE1">
        <w:rPr>
          <w:rFonts w:eastAsia="Arial" w:cs="Arial"/>
          <w:color w:val="auto"/>
          <w:szCs w:val="22"/>
        </w:rPr>
        <w:t> </w:t>
      </w:r>
    </w:p>
    <w:p w14:paraId="198A6B18" w14:textId="77777777" w:rsidR="008F0CFF" w:rsidRPr="00207CE1" w:rsidRDefault="00F964C0" w:rsidP="00EF01FF">
      <w:pPr>
        <w:pStyle w:val="SyngentaParties"/>
        <w:ind w:left="709"/>
        <w:rPr>
          <w:rFonts w:eastAsia="Arial" w:cs="Arial"/>
          <w:color w:val="auto"/>
          <w:szCs w:val="22"/>
        </w:rPr>
      </w:pPr>
      <w:r w:rsidRPr="00207CE1">
        <w:rPr>
          <w:rFonts w:eastAsia="Arial" w:cs="Arial"/>
          <w:color w:val="auto"/>
          <w:szCs w:val="22"/>
        </w:rPr>
        <w:t>CONTRATADA</w:t>
      </w:r>
    </w:p>
    <w:p w14:paraId="6E3B4411" w14:textId="3764E85A" w:rsidR="00F36026" w:rsidRPr="00207CE1" w:rsidRDefault="00F964C0" w:rsidP="00EF01FF">
      <w:pPr>
        <w:pStyle w:val="SyngentaParties"/>
        <w:ind w:left="709"/>
        <w:rPr>
          <w:rFonts w:eastAsia="Arial" w:cs="Arial"/>
          <w:color w:val="auto"/>
          <w:szCs w:val="22"/>
        </w:rPr>
      </w:pPr>
      <w:r w:rsidRPr="00207CE1">
        <w:rPr>
          <w:rFonts w:eastAsia="Arial" w:cs="Arial"/>
          <w:color w:val="auto"/>
          <w:szCs w:val="22"/>
        </w:rPr>
        <w:t xml:space="preserve">Nome do </w:t>
      </w:r>
      <w:proofErr w:type="spellStart"/>
      <w:proofErr w:type="gramStart"/>
      <w:r w:rsidRPr="00207CE1">
        <w:rPr>
          <w:rFonts w:eastAsia="Arial" w:cs="Arial"/>
          <w:color w:val="auto"/>
          <w:szCs w:val="22"/>
        </w:rPr>
        <w:t>Gestor</w:t>
      </w:r>
      <w:proofErr w:type="spellEnd"/>
      <w:r w:rsidRPr="00207CE1">
        <w:rPr>
          <w:rFonts w:eastAsia="Arial" w:cs="Arial"/>
          <w:color w:val="auto"/>
          <w:szCs w:val="22"/>
        </w:rPr>
        <w:t>:</w:t>
      </w:r>
      <w:proofErr w:type="gramEnd"/>
      <w:r w:rsidRPr="00207CE1">
        <w:rPr>
          <w:rFonts w:eastAsia="Arial" w:cs="Arial"/>
          <w:color w:val="auto"/>
          <w:szCs w:val="22"/>
        </w:rPr>
        <w:t> </w:t>
      </w:r>
      <w:proofErr w:type="spellStart"/>
      <w:r w:rsidR="005818AE">
        <w:rPr>
          <w:rFonts w:cs="Arial"/>
          <w:color w:val="auto"/>
          <w:szCs w:val="22"/>
        </w:rPr>
        <w:t>xxxxx</w:t>
      </w:r>
      <w:proofErr w:type="spellEnd"/>
      <w:r w:rsidRPr="00207CE1">
        <w:rPr>
          <w:rFonts w:eastAsia="Arial" w:cs="Arial"/>
          <w:color w:val="auto"/>
          <w:szCs w:val="22"/>
        </w:rPr>
        <w:t>.</w:t>
      </w:r>
    </w:p>
    <w:p w14:paraId="72AF43E6" w14:textId="77777777" w:rsidR="00F36026" w:rsidRPr="00207CE1" w:rsidRDefault="00F964C0" w:rsidP="00EF01FF">
      <w:pPr>
        <w:pStyle w:val="SyngentaParties"/>
        <w:ind w:left="709"/>
        <w:rPr>
          <w:rFonts w:eastAsia="Arial" w:cs="Arial"/>
          <w:color w:val="auto"/>
          <w:szCs w:val="22"/>
        </w:rPr>
      </w:pPr>
      <w:proofErr w:type="gramStart"/>
      <w:r w:rsidRPr="00207CE1">
        <w:rPr>
          <w:rFonts w:eastAsia="Arial" w:cs="Arial"/>
          <w:color w:val="auto"/>
          <w:szCs w:val="22"/>
        </w:rPr>
        <w:t>Tel:</w:t>
      </w:r>
      <w:proofErr w:type="gramEnd"/>
      <w:r w:rsidRPr="00207CE1">
        <w:rPr>
          <w:rFonts w:eastAsia="Arial" w:cs="Arial"/>
          <w:color w:val="auto"/>
          <w:szCs w:val="22"/>
        </w:rPr>
        <w:t> </w:t>
      </w:r>
      <w:r w:rsidR="00357C97" w:rsidRPr="00207CE1">
        <w:rPr>
          <w:rFonts w:eastAsia="Arial" w:cs="Arial"/>
          <w:color w:val="auto"/>
          <w:szCs w:val="22"/>
        </w:rPr>
        <w:t>INSERT COUNTERPARTY TELEPHONE</w:t>
      </w:r>
      <w:r w:rsidRPr="00207CE1">
        <w:rPr>
          <w:rFonts w:eastAsia="Arial" w:cs="Arial"/>
          <w:color w:val="auto"/>
          <w:szCs w:val="22"/>
        </w:rPr>
        <w:t>.</w:t>
      </w:r>
    </w:p>
    <w:p w14:paraId="48CCB4FB" w14:textId="3CE4A7F6" w:rsidR="008F0CFF" w:rsidRPr="00207CE1" w:rsidRDefault="00F964C0" w:rsidP="00EF01FF">
      <w:pPr>
        <w:pStyle w:val="SyngentaParties"/>
        <w:ind w:left="709"/>
        <w:rPr>
          <w:rFonts w:eastAsia="Arial" w:cs="Arial"/>
          <w:color w:val="auto"/>
          <w:szCs w:val="22"/>
        </w:rPr>
      </w:pPr>
      <w:proofErr w:type="gramStart"/>
      <w:r w:rsidRPr="00207CE1">
        <w:rPr>
          <w:rFonts w:eastAsia="Arial" w:cs="Arial"/>
          <w:color w:val="auto"/>
          <w:szCs w:val="22"/>
        </w:rPr>
        <w:lastRenderedPageBreak/>
        <w:t>E-mail:</w:t>
      </w:r>
      <w:proofErr w:type="gramEnd"/>
      <w:r w:rsidRPr="00207CE1">
        <w:rPr>
          <w:rFonts w:eastAsia="Arial" w:cs="Arial"/>
          <w:color w:val="auto"/>
          <w:szCs w:val="22"/>
        </w:rPr>
        <w:t> </w:t>
      </w:r>
      <w:proofErr w:type="spellStart"/>
      <w:r w:rsidR="005818AE">
        <w:rPr>
          <w:rFonts w:cs="Arial"/>
          <w:color w:val="auto"/>
          <w:szCs w:val="22"/>
        </w:rPr>
        <w:t>xxxxxx</w:t>
      </w:r>
      <w:proofErr w:type="spellEnd"/>
    </w:p>
    <w:p w14:paraId="7047E6B5" w14:textId="77777777" w:rsidR="002E03D6" w:rsidRPr="00207CE1" w:rsidRDefault="002E03D6" w:rsidP="002E03D6">
      <w:pPr>
        <w:pStyle w:val="SyngentaNumberedList2"/>
        <w:numPr>
          <w:ilvl w:val="0"/>
          <w:numId w:val="0"/>
        </w:numPr>
        <w:ind w:left="714"/>
        <w:rPr>
          <w:rFonts w:cs="Arial"/>
          <w:szCs w:val="22"/>
        </w:rPr>
      </w:pPr>
    </w:p>
    <w:p w14:paraId="116AB2AE" w14:textId="77777777" w:rsidR="008F0CFF" w:rsidRPr="00207CE1" w:rsidRDefault="00F964C0" w:rsidP="00EF01FF">
      <w:pPr>
        <w:pStyle w:val="SyngentaNumberedList2"/>
        <w:rPr>
          <w:rFonts w:cs="Arial"/>
          <w:szCs w:val="22"/>
          <w:lang w:val="pt-BR"/>
        </w:rPr>
      </w:pPr>
      <w:r w:rsidRPr="00207CE1">
        <w:rPr>
          <w:rFonts w:cs="Arial"/>
          <w:szCs w:val="22"/>
          <w:lang w:val="pt-BR"/>
        </w:rPr>
        <w:t>É de responsabilidade daquele que enviou a transmissão via fac-símile, e-mail ou correspondência registrada, a confirmação de que esta chegou ao seu destino.</w:t>
      </w:r>
    </w:p>
    <w:p w14:paraId="455579AE" w14:textId="77777777" w:rsidR="008F0CFF" w:rsidRPr="00207CE1" w:rsidRDefault="00F964C0" w:rsidP="00EF01FF">
      <w:pPr>
        <w:pStyle w:val="SyngentaNumberedList1"/>
        <w:rPr>
          <w:rFonts w:eastAsia="Arial" w:cs="Arial"/>
          <w:szCs w:val="22"/>
        </w:rPr>
      </w:pPr>
      <w:r w:rsidRPr="00207CE1">
        <w:rPr>
          <w:rFonts w:eastAsia="Arial" w:cs="Arial"/>
          <w:szCs w:val="22"/>
        </w:rPr>
        <w:t>DOCUMENTOS INTEGRANTES</w:t>
      </w:r>
    </w:p>
    <w:p w14:paraId="7B29D216" w14:textId="77777777" w:rsidR="00F95D85" w:rsidRPr="00207CE1" w:rsidRDefault="00F964C0" w:rsidP="00EF01FF">
      <w:pPr>
        <w:pStyle w:val="SyngentaNumberedList2"/>
        <w:rPr>
          <w:rFonts w:cs="Arial"/>
          <w:szCs w:val="22"/>
          <w:lang w:val="pt-BR"/>
        </w:rPr>
      </w:pPr>
      <w:r w:rsidRPr="00207CE1">
        <w:rPr>
          <w:rFonts w:cs="Arial"/>
          <w:szCs w:val="22"/>
          <w:lang w:val="pt-BR"/>
        </w:rPr>
        <w:t>Os documentos relacionados abaixo, devidamente rubricados pelas Partes, fazem parte integrante do Contrato, dos quais as Partes têm pleno conhecimento e se obrigam:</w:t>
      </w:r>
    </w:p>
    <w:p w14:paraId="0E6D99F2" w14:textId="77777777" w:rsidR="00081EE2" w:rsidRPr="00207CE1" w:rsidRDefault="00F964C0" w:rsidP="00830FFD">
      <w:pPr>
        <w:pStyle w:val="SyngentaNumberedList2"/>
        <w:numPr>
          <w:ilvl w:val="0"/>
          <w:numId w:val="0"/>
        </w:numPr>
        <w:ind w:left="714"/>
        <w:rPr>
          <w:rFonts w:cs="Arial"/>
          <w:szCs w:val="22"/>
        </w:rPr>
      </w:pPr>
      <w:proofErr w:type="spellStart"/>
      <w:r w:rsidRPr="00207CE1">
        <w:rPr>
          <w:rFonts w:cs="Arial"/>
          <w:szCs w:val="22"/>
        </w:rPr>
        <w:t>Proposta</w:t>
      </w:r>
      <w:proofErr w:type="spellEnd"/>
      <w:r w:rsidRPr="00207CE1">
        <w:rPr>
          <w:rFonts w:cs="Arial"/>
          <w:szCs w:val="22"/>
        </w:rPr>
        <w:t xml:space="preserve"> </w:t>
      </w:r>
      <w:proofErr w:type="spellStart"/>
      <w:r w:rsidRPr="00207CE1">
        <w:rPr>
          <w:rFonts w:cs="Arial"/>
          <w:szCs w:val="22"/>
        </w:rPr>
        <w:t>comercial</w:t>
      </w:r>
      <w:proofErr w:type="spellEnd"/>
    </w:p>
    <w:p w14:paraId="1DB78772" w14:textId="77777777" w:rsidR="008F0CFF" w:rsidRPr="00207CE1" w:rsidRDefault="00F964C0" w:rsidP="00EF01FF">
      <w:pPr>
        <w:pStyle w:val="SyngentaNumberedList2"/>
        <w:rPr>
          <w:rFonts w:cs="Arial"/>
          <w:szCs w:val="22"/>
          <w:lang w:val="pt-BR"/>
        </w:rPr>
      </w:pPr>
      <w:r w:rsidRPr="00207CE1">
        <w:rPr>
          <w:rFonts w:cs="Arial"/>
          <w:szCs w:val="22"/>
          <w:lang w:val="pt-BR"/>
        </w:rPr>
        <w:t>Caso surja qualquer dúvida na interpretação dos documentos contratuais, prevalecerão, na seguinte ordem decrescente de prevalência, os termos do presente Contrato, e, por último, dos documentos anexos.</w:t>
      </w:r>
    </w:p>
    <w:p w14:paraId="24D3F28A" w14:textId="633541AA" w:rsidR="002833C5" w:rsidRPr="0083726C" w:rsidRDefault="00F964C0" w:rsidP="00EF01FF">
      <w:pPr>
        <w:pStyle w:val="SyngentaNumberedList1"/>
        <w:rPr>
          <w:rFonts w:eastAsia="Arial" w:cs="Arial"/>
          <w:szCs w:val="22"/>
          <w:lang w:val="pt-BR"/>
          <w:rPrChange w:id="84" w:author="CAPARROZ MOURI Bruna" w:date="2025-10-09T17:01:00Z" w16du:dateUtc="2025-10-09T20:01:00Z">
            <w:rPr>
              <w:rFonts w:eastAsia="Arial" w:cs="Arial"/>
              <w:szCs w:val="22"/>
            </w:rPr>
          </w:rPrChange>
        </w:rPr>
      </w:pPr>
      <w:r w:rsidRPr="0083726C">
        <w:rPr>
          <w:rFonts w:eastAsia="Arial" w:cs="Arial"/>
          <w:szCs w:val="22"/>
          <w:lang w:val="pt-BR"/>
          <w:rPrChange w:id="85" w:author="CAPARROZ MOURI Bruna" w:date="2025-10-09T17:01:00Z" w16du:dateUtc="2025-10-09T20:01:00Z">
            <w:rPr>
              <w:rFonts w:eastAsia="Arial" w:cs="Arial"/>
              <w:szCs w:val="22"/>
            </w:rPr>
          </w:rPrChange>
        </w:rPr>
        <w:t xml:space="preserve">USO DE PROPRIEDADE INTELECTUAL </w:t>
      </w:r>
      <w:ins w:id="86" w:author="CAPARROZ MOURI Bruna" w:date="2025-10-09T17:00:00Z" w16du:dateUtc="2025-10-09T20:00:00Z">
        <w:r w:rsidR="00CA7FFA" w:rsidRPr="0083726C">
          <w:rPr>
            <w:rFonts w:eastAsia="Arial" w:cs="Arial"/>
            <w:szCs w:val="22"/>
            <w:lang w:val="pt-BR"/>
            <w:rPrChange w:id="87" w:author="CAPARROZ MOURI Bruna" w:date="2025-10-09T17:01:00Z" w16du:dateUtc="2025-10-09T20:01:00Z">
              <w:rPr>
                <w:rFonts w:eastAsia="Arial" w:cs="Arial"/>
                <w:szCs w:val="22"/>
              </w:rPr>
            </w:rPrChange>
          </w:rPr>
          <w:t xml:space="preserve">DAS PARTES </w:t>
        </w:r>
      </w:ins>
      <w:del w:id="88" w:author="CAPARROZ MOURI Bruna" w:date="2025-10-09T17:00:00Z" w16du:dateUtc="2025-10-09T20:00:00Z">
        <w:r w:rsidRPr="0083726C" w:rsidDel="00CA7FFA">
          <w:rPr>
            <w:rFonts w:eastAsia="Arial" w:cs="Arial"/>
            <w:szCs w:val="22"/>
            <w:lang w:val="pt-BR"/>
            <w:rPrChange w:id="89" w:author="CAPARROZ MOURI Bruna" w:date="2025-10-09T17:01:00Z" w16du:dateUtc="2025-10-09T20:01:00Z">
              <w:rPr>
                <w:rFonts w:eastAsia="Arial" w:cs="Arial"/>
                <w:szCs w:val="22"/>
              </w:rPr>
            </w:rPrChange>
          </w:rPr>
          <w:delText>CONTRATANTE</w:delText>
        </w:r>
      </w:del>
    </w:p>
    <w:p w14:paraId="720C4E9A" w14:textId="085878F4" w:rsidR="002833C5" w:rsidRPr="00207CE1" w:rsidRDefault="00F964C0" w:rsidP="00EF01FF">
      <w:pPr>
        <w:pStyle w:val="SyngentaNumberedList2"/>
        <w:rPr>
          <w:rFonts w:cs="Arial"/>
          <w:szCs w:val="22"/>
          <w:lang w:val="pt-BR"/>
        </w:rPr>
      </w:pPr>
      <w:commentRangeStart w:id="90"/>
      <w:r w:rsidRPr="00207CE1">
        <w:rPr>
          <w:rFonts w:cs="Arial"/>
          <w:szCs w:val="22"/>
          <w:lang w:val="pt-BR"/>
        </w:rPr>
        <w:t>Nenhum termo ou condição deste Contrato nem qualquer revelação de Informação Confidencial antes durante ou após a sua execução conferirá qualquer direito sobre a Propriedade Intelectual da</w:t>
      </w:r>
      <w:ins w:id="91" w:author="CAPARROZ MOURI Bruna" w:date="2025-10-09T16:57:00Z" w16du:dateUtc="2025-10-09T19:57:00Z">
        <w:r w:rsidR="00B51464">
          <w:rPr>
            <w:rFonts w:cs="Arial"/>
            <w:szCs w:val="22"/>
            <w:lang w:val="pt-BR"/>
          </w:rPr>
          <w:t>s Partes</w:t>
        </w:r>
      </w:ins>
      <w:del w:id="92" w:author="CAPARROZ MOURI Bruna" w:date="2025-10-09T16:57:00Z" w16du:dateUtc="2025-10-09T19:57:00Z">
        <w:r w:rsidRPr="00207CE1" w:rsidDel="00B51464">
          <w:rPr>
            <w:rFonts w:cs="Arial"/>
            <w:szCs w:val="22"/>
            <w:lang w:val="pt-BR"/>
          </w:rPr>
          <w:delText xml:space="preserve"> CONTRATANTE à CONTRATADA</w:delText>
        </w:r>
      </w:del>
      <w:r w:rsidRPr="00207CE1">
        <w:rPr>
          <w:rFonts w:cs="Arial"/>
          <w:szCs w:val="22"/>
          <w:lang w:val="pt-BR"/>
        </w:rPr>
        <w:t xml:space="preserve">, nem terá a eficácia de uma cessão à </w:t>
      </w:r>
      <w:ins w:id="93" w:author="CAPARROZ MOURI Bruna" w:date="2025-10-09T16:58:00Z" w16du:dateUtc="2025-10-09T19:58:00Z">
        <w:r w:rsidR="00B51464">
          <w:rPr>
            <w:rFonts w:cs="Arial"/>
            <w:szCs w:val="22"/>
            <w:lang w:val="pt-BR"/>
          </w:rPr>
          <w:t>de uma</w:t>
        </w:r>
      </w:ins>
      <w:ins w:id="94" w:author="CAPARROZ MOURI Bruna" w:date="2025-10-09T16:57:00Z" w16du:dateUtc="2025-10-09T19:57:00Z">
        <w:r w:rsidR="00B51464">
          <w:rPr>
            <w:rFonts w:cs="Arial"/>
            <w:szCs w:val="22"/>
            <w:lang w:val="pt-BR"/>
          </w:rPr>
          <w:t xml:space="preserve"> Parte </w:t>
        </w:r>
      </w:ins>
      <w:del w:id="95" w:author="CAPARROZ MOURI Bruna" w:date="2025-10-09T16:57:00Z" w16du:dateUtc="2025-10-09T19:57:00Z">
        <w:r w:rsidRPr="00207CE1" w:rsidDel="00B51464">
          <w:rPr>
            <w:rFonts w:cs="Arial"/>
            <w:szCs w:val="22"/>
            <w:lang w:val="pt-BR"/>
          </w:rPr>
          <w:delText xml:space="preserve">CONTRATADA </w:delText>
        </w:r>
      </w:del>
      <w:r w:rsidRPr="00207CE1">
        <w:rPr>
          <w:rFonts w:cs="Arial"/>
          <w:szCs w:val="22"/>
          <w:lang w:val="pt-BR"/>
        </w:rPr>
        <w:t xml:space="preserve">de qualquer direito, título ou interesse na Propriedade Intelectual </w:t>
      </w:r>
      <w:del w:id="96" w:author="CAPARROZ MOURI Bruna" w:date="2025-10-09T16:58:00Z" w16du:dateUtc="2025-10-09T19:58:00Z">
        <w:r w:rsidRPr="00207CE1" w:rsidDel="00B51464">
          <w:rPr>
            <w:rFonts w:cs="Arial"/>
            <w:szCs w:val="22"/>
            <w:lang w:val="pt-BR"/>
          </w:rPr>
          <w:delText>da CONTRATANTE</w:delText>
        </w:r>
      </w:del>
      <w:ins w:id="97" w:author="CAPARROZ MOURI Bruna" w:date="2025-10-09T16:58:00Z" w16du:dateUtc="2025-10-09T19:58:00Z">
        <w:r w:rsidR="00B51464">
          <w:rPr>
            <w:rFonts w:cs="Arial"/>
            <w:szCs w:val="22"/>
            <w:lang w:val="pt-BR"/>
          </w:rPr>
          <w:t xml:space="preserve"> à outra Parte</w:t>
        </w:r>
      </w:ins>
      <w:r w:rsidRPr="00207CE1">
        <w:rPr>
          <w:rFonts w:cs="Arial"/>
          <w:szCs w:val="22"/>
          <w:lang w:val="pt-BR"/>
        </w:rPr>
        <w:t xml:space="preserve">, que permanecerão de titularidade </w:t>
      </w:r>
      <w:ins w:id="98" w:author="CAPARROZ MOURI Bruna" w:date="2025-10-09T16:58:00Z" w16du:dateUtc="2025-10-09T19:58:00Z">
        <w:r w:rsidR="00F53D3D">
          <w:rPr>
            <w:rFonts w:cs="Arial"/>
            <w:szCs w:val="22"/>
            <w:lang w:val="pt-BR"/>
          </w:rPr>
          <w:t xml:space="preserve">originária. </w:t>
        </w:r>
      </w:ins>
      <w:del w:id="99" w:author="CAPARROZ MOURI Bruna" w:date="2025-10-09T16:58:00Z" w16du:dateUtc="2025-10-09T19:58:00Z">
        <w:r w:rsidRPr="00207CE1" w:rsidDel="00F53D3D">
          <w:rPr>
            <w:rFonts w:cs="Arial"/>
            <w:szCs w:val="22"/>
            <w:lang w:val="pt-BR"/>
          </w:rPr>
          <w:delText>da</w:delText>
        </w:r>
        <w:r w:rsidRPr="00207CE1" w:rsidDel="00B51464">
          <w:rPr>
            <w:rFonts w:cs="Arial"/>
            <w:szCs w:val="22"/>
            <w:lang w:val="pt-BR"/>
          </w:rPr>
          <w:delText xml:space="preserve"> CONTRATANTE</w:delText>
        </w:r>
      </w:del>
      <w:r w:rsidRPr="00207CE1">
        <w:rPr>
          <w:rFonts w:cs="Arial"/>
          <w:szCs w:val="22"/>
          <w:lang w:val="pt-BR"/>
        </w:rPr>
        <w:t>. </w:t>
      </w:r>
    </w:p>
    <w:p w14:paraId="5D306C2B" w14:textId="77777777" w:rsidR="002833C5" w:rsidRPr="00207CE1" w:rsidRDefault="00F964C0" w:rsidP="00EF01FF">
      <w:pPr>
        <w:pStyle w:val="SyngentaNumberedList2"/>
        <w:rPr>
          <w:rFonts w:cs="Arial"/>
          <w:szCs w:val="22"/>
          <w:lang w:val="pt-BR"/>
        </w:rPr>
      </w:pPr>
      <w:r w:rsidRPr="00207CE1">
        <w:rPr>
          <w:rFonts w:cs="Arial"/>
          <w:szCs w:val="22"/>
          <w:lang w:val="pt-BR"/>
        </w:rPr>
        <w:t>Qualquer uso da Propriedade Intelectual da CONTRATANTE pela CONTRATADA na condução das atividades previstas no âmbito deste Contrato reverterá em benefício da CONTRATANTE ou de empresas de seu grupo econômico. A CONTRATADA renuncia a qualquer direito ou interesse sobre a Propriedade Intelectual da CONTRATANTE ou fundo de comércio dela oriundo e a CONTRATADA se obriga a não contestar direta ou indiretamente a titularidade, propriedade, direito ou interesse na Propriedade Intelectual da CONTRATANTE, sua validade ou o direito exclusivo da CONTRATANTE e empresas de seu grupo econômico de registrar, usar e/ou licenciar outros a usar a Propriedade Intelectual da CONTRATANTE. Nenhuma ação da CONTRATADA terá capacidade de criar qualquer direito, título ou interesse da CONTRATADA na Propriedade Intelectual da CONTRATANTE e a CONTRATADA não deverá, por ato ou omissão, causar diminuição do valor da Propriedade Intelectual da CONTRATANTE. </w:t>
      </w:r>
    </w:p>
    <w:p w14:paraId="25B2A223" w14:textId="77777777" w:rsidR="002833C5" w:rsidRPr="00207CE1" w:rsidRDefault="00F964C0" w:rsidP="00EF01FF">
      <w:pPr>
        <w:pStyle w:val="SyngentaNumberedList2"/>
        <w:rPr>
          <w:rFonts w:cs="Arial"/>
          <w:szCs w:val="22"/>
          <w:lang w:val="pt-BR"/>
        </w:rPr>
      </w:pPr>
      <w:r w:rsidRPr="00207CE1">
        <w:rPr>
          <w:rFonts w:cs="Arial"/>
          <w:szCs w:val="22"/>
          <w:lang w:val="pt-BR"/>
        </w:rPr>
        <w:t>A CONTRATADA declara ter conhecimento de que a CONTRATANTE (ou qualquer empresa do mesmo grupo econômico da CONTRATANTE) detém os direitos sobre a Propriedade Intelectual da CONTRATANTE e que o uso da Propriedade Intelectual da CONTRATANTE pela CONTRATADA é autorizado exclusivamente para fins de cumprimento do objeto deste Contrato. Se o direito da CONTRATANTE (ou qualquer empresa do mesmo grupo econômico da CONTRATANTE) de utilizar qualquer parte da Propriedade Intelectual da CONTRATANTE terminar ou expirar, a CONTRATADA não terá qualquer direito de ação contra a CONTRATANTE, por qualquer motivo que seja.</w:t>
      </w:r>
    </w:p>
    <w:p w14:paraId="5102DD80" w14:textId="77777777" w:rsidR="00377024" w:rsidRPr="00207CE1" w:rsidRDefault="00F964C0" w:rsidP="00EF01FF">
      <w:pPr>
        <w:pStyle w:val="SyngentaNumberedList2"/>
        <w:rPr>
          <w:rFonts w:cs="Arial"/>
          <w:szCs w:val="22"/>
          <w:lang w:val="pt-BR"/>
        </w:rPr>
      </w:pPr>
      <w:r w:rsidRPr="00207CE1">
        <w:rPr>
          <w:rFonts w:cs="Arial"/>
          <w:szCs w:val="22"/>
          <w:lang w:val="pt-BR"/>
        </w:rPr>
        <w:t>A CONTRATADA se obriga a não praticar, nem permitir que se pratique atos ou omissões que prejudiquem ou possam vir a prejudicar a imagem da CONTRATANTE ou da Propriedade Intelectual da CONTRATANTE, reconhecendo integralmente os direitos da CONTRATANTE com relação à Propriedade Intelectual da CONTRATANTE, pelo que não poderá a CONTRATADA, durante a vigência do presente Contrato e mesmo após o seu término, alegar que tenha sido criado, em seu benefício, qualquer direito de titularidade ou propriedade em relação à Propriedade Intelectual da CONTRATANTE.</w:t>
      </w:r>
    </w:p>
    <w:p w14:paraId="75F84798" w14:textId="77777777" w:rsidR="002833C5" w:rsidRPr="00207CE1" w:rsidRDefault="00F964C0" w:rsidP="00EF01FF">
      <w:pPr>
        <w:pStyle w:val="SyngentaNumberedList2"/>
        <w:rPr>
          <w:rFonts w:cs="Arial"/>
          <w:szCs w:val="22"/>
          <w:lang w:val="pt-BR"/>
        </w:rPr>
      </w:pPr>
      <w:r w:rsidRPr="00207CE1">
        <w:rPr>
          <w:rFonts w:cs="Arial"/>
          <w:szCs w:val="22"/>
          <w:lang w:val="pt-BR"/>
        </w:rPr>
        <w:lastRenderedPageBreak/>
        <w:t>Na hipótese de término ou rescisão do presente Contrato, seja a que título for, a CONTRATADA se absterá imediatamente de utilizar a Propriedade Intelectual da CONTRATANTE, devendo devolver à CONTRATANTE todo e qualquer material eventualmente em seu poder relacionado à Propriedade Intelectual da CONTRATANTE.</w:t>
      </w:r>
    </w:p>
    <w:p w14:paraId="50DF9917" w14:textId="77777777" w:rsidR="002833C5" w:rsidRPr="00207CE1" w:rsidRDefault="00F964C0" w:rsidP="00EF01FF">
      <w:pPr>
        <w:pStyle w:val="SyngentaNumberedList2"/>
        <w:rPr>
          <w:rFonts w:cs="Arial"/>
          <w:szCs w:val="22"/>
          <w:lang w:val="pt-BR"/>
        </w:rPr>
      </w:pPr>
      <w:r w:rsidRPr="00207CE1">
        <w:rPr>
          <w:rFonts w:cs="Arial"/>
          <w:szCs w:val="22"/>
          <w:lang w:val="pt-BR"/>
        </w:rPr>
        <w:t>Fica expressamente vedado à CONTRATADA utilizar ou permitir a utilização do logotipo da CONTRATANTE ou as marcas da CONTRATANTE em quaisquer documentos, tais como impressos, propagandas, cartões de visita, rótulos e letreiros, sem prévia autorização por escrito da CONTRATANTE.</w:t>
      </w:r>
    </w:p>
    <w:p w14:paraId="2D00DF66" w14:textId="77777777" w:rsidR="002833C5" w:rsidRPr="00207CE1" w:rsidRDefault="00F964C0" w:rsidP="00EF01FF">
      <w:pPr>
        <w:pStyle w:val="SyngentaNumberedList2"/>
        <w:rPr>
          <w:rFonts w:cs="Arial"/>
          <w:szCs w:val="22"/>
          <w:lang w:val="pt-BR"/>
        </w:rPr>
      </w:pPr>
      <w:r w:rsidRPr="00207CE1">
        <w:rPr>
          <w:rFonts w:cs="Arial"/>
          <w:szCs w:val="22"/>
          <w:lang w:val="pt-BR"/>
        </w:rPr>
        <w:t>Violação por terceiros. A CONTRATADA informará a CONTRATANTE por escrito imediatamente após tomar conhecimento de qualquer violação real ou suspeita, imitação ou contestação da Propriedade Intelectual da CONTRATANTE e a CONTRATANTE ou quem ela designar poderá decidir adotar as medidas que julgar necessárias e adequadas, à sua discrição. A CONTRATANTE ou quem ela designar poderá, à sua discrição, controlar qualquer processo administrativo, procedimentos de contencioso ou outros, que afetem a Propriedade Intelectual da CONTRATANTE. A CONTRATADA, mediante reembolso razoável da CONTRATANTE, fornecerá à CONTRATANTE e àqueles que ela designar toda informação, documentos, prova e outros materiais e assistência que estejam ao alcance da CONTRATADA necessários para propor ações ou medidas que a CONTRATANTE ou suas designadas entendam apropriadas, e deverá cooperar com a CONTRATANTE e suas designadas conforme for requerida para tanto. A CONTRATADA não está autorizada a adotar qualquer medida ou ação em relação à Propriedade Intelectual da CONTRATANTE a menos que autorizada por escrito pela CONTRATANTE ou suas designadas. A CONTRATANTE e suas designadas serão as únicas com direito sobre qualquer ressarcimento de danos obtido como resultado de referidas medidas ou ações legais.</w:t>
      </w:r>
      <w:commentRangeEnd w:id="90"/>
      <w:r w:rsidR="00CA7FFA">
        <w:rPr>
          <w:rStyle w:val="Refdecomentrio"/>
          <w:rFonts w:asciiTheme="minorHAnsi" w:hAnsiTheme="minorHAnsi" w:cs="Mangal"/>
        </w:rPr>
        <w:commentReference w:id="90"/>
      </w:r>
    </w:p>
    <w:p w14:paraId="15870FF1" w14:textId="77777777" w:rsidR="002833C5" w:rsidRPr="00207CE1" w:rsidRDefault="00F964C0" w:rsidP="00EF01FF">
      <w:pPr>
        <w:pStyle w:val="SyngentaNumberedList1"/>
        <w:rPr>
          <w:rFonts w:eastAsia="Arial" w:cs="Arial"/>
          <w:szCs w:val="22"/>
          <w:lang w:val="pt-BR"/>
        </w:rPr>
      </w:pPr>
      <w:r w:rsidRPr="00207CE1">
        <w:rPr>
          <w:rFonts w:eastAsia="Arial" w:cs="Arial"/>
          <w:szCs w:val="22"/>
          <w:lang w:val="pt-BR"/>
        </w:rPr>
        <w:t>PROPRIEDADE INTELECTUAL SOBRE INVENÇÕES E MELHORIAS</w:t>
      </w:r>
    </w:p>
    <w:p w14:paraId="797B59C1" w14:textId="0D7B097E" w:rsidR="002833C5" w:rsidRPr="00207CE1" w:rsidDel="0083726C" w:rsidRDefault="00F964C0" w:rsidP="0083726C">
      <w:pPr>
        <w:pStyle w:val="SyngentaNumberedList2"/>
        <w:rPr>
          <w:del w:id="100" w:author="CAPARROZ MOURI Bruna" w:date="2025-10-09T17:01:00Z" w16du:dateUtc="2025-10-09T20:01:00Z"/>
          <w:rFonts w:cs="Arial"/>
          <w:szCs w:val="22"/>
          <w:lang w:val="pt-BR"/>
        </w:rPr>
      </w:pPr>
      <w:commentRangeStart w:id="101"/>
      <w:del w:id="102" w:author="CAPARROZ MOURI Bruna" w:date="2025-10-09T17:01:00Z" w16du:dateUtc="2025-10-09T20:01:00Z">
        <w:r w:rsidRPr="00207CE1" w:rsidDel="0083726C">
          <w:rPr>
            <w:rFonts w:cs="Arial"/>
            <w:szCs w:val="22"/>
            <w:lang w:val="pt-BR"/>
          </w:rPr>
          <w:delText>A CONTRATADA garante que cederá à CONTRATANTE todos os direitos de propriedade intelectual sobre as invenções ou melhorias, patenteáveis ou não, concebidas no âmbito do presente Contrato e a partir da Propriedade Intelectual da CONTRATANTE, garantindo que tais invenções ou melhorias não sejam utilizadas em favor de empresas que atuem no mesmo ramo econômico da CONTRATANTE, sem a prévia e expressa autorização por escrito desta; seus contratos de nomeação de quaisquer pessoas (sejam funcionários ou outras pessoas) que designar para executar este Contrato deverão prever que todos os direitos de propriedade intelectual reverterão para a CONTRATADA, a fim de permitir sua cessão para a CONTRATANTE.</w:delText>
        </w:r>
      </w:del>
    </w:p>
    <w:p w14:paraId="0C2F2CB7" w14:textId="48397FF7" w:rsidR="002833C5" w:rsidRPr="00207CE1" w:rsidRDefault="00F964C0" w:rsidP="0083726C">
      <w:pPr>
        <w:pStyle w:val="SyngentaNumberedList2"/>
        <w:rPr>
          <w:rFonts w:cs="Arial"/>
          <w:szCs w:val="22"/>
          <w:lang w:val="pt-BR"/>
        </w:rPr>
      </w:pPr>
      <w:del w:id="103" w:author="CAPARROZ MOURI Bruna" w:date="2025-10-09T17:01:00Z" w16du:dateUtc="2025-10-09T20:01:00Z">
        <w:r w:rsidRPr="00207CE1" w:rsidDel="0083726C">
          <w:rPr>
            <w:rFonts w:cs="Arial"/>
            <w:szCs w:val="22"/>
            <w:lang w:val="pt-BR"/>
          </w:rPr>
          <w:delText>A CONTRATANTE terá o direito exclusivo, às suas custas e a seu critério de elaborar minuta, processar e solicitar proteção de patente de toda e qualquer invenção ou melhoria em qualquer país e manter, prorrogar, colocar em vigor e defender tais solicitações de patente ou qualquer outro direito de patente respectivamente, sendo certo que a CONTRATANTE será a única proprietária dos referidos direitos de patente.</w:delText>
        </w:r>
      </w:del>
    </w:p>
    <w:p w14:paraId="08D315AA" w14:textId="1D6B8A8D" w:rsidR="002833C5" w:rsidRPr="00207CE1" w:rsidDel="0083726C" w:rsidRDefault="00F964C0" w:rsidP="00EF01FF">
      <w:pPr>
        <w:pStyle w:val="SyngentaNumberedList2"/>
        <w:rPr>
          <w:del w:id="104" w:author="CAPARROZ MOURI Bruna" w:date="2025-10-09T17:01:00Z" w16du:dateUtc="2025-10-09T20:01:00Z"/>
          <w:rFonts w:cs="Arial"/>
          <w:szCs w:val="22"/>
          <w:lang w:val="pt-BR"/>
        </w:rPr>
      </w:pPr>
      <w:del w:id="105" w:author="CAPARROZ MOURI Bruna" w:date="2025-10-09T17:01:00Z" w16du:dateUtc="2025-10-09T20:01:00Z">
        <w:r w:rsidRPr="00207CE1" w:rsidDel="0083726C">
          <w:rPr>
            <w:rFonts w:cs="Arial"/>
            <w:szCs w:val="22"/>
            <w:lang w:val="pt-BR"/>
          </w:rPr>
          <w:delText>É vedado à CONTRATADA, durante ou após a vigência do presente Contrato: (i) requerer ou obter, em nome próprio ou de terceiros, a titularidade ou o registro em relação a qualquer melhoria ou invenção, incluindo, sem limitação, perante o Instituto Nacional da Propriedade Industrial - INPI ou qualquer outro órgão competente, no Brasil ou no exterior; e (ii) ceder (total ou parcialmente), doar, licenciar, bem como oferecer em garantia gratuita ou onerosa qualquer melhoria ou invenção.</w:delText>
        </w:r>
      </w:del>
    </w:p>
    <w:p w14:paraId="24F2E28B" w14:textId="6AE7306A" w:rsidR="002833C5" w:rsidRPr="00207CE1" w:rsidDel="0083726C" w:rsidRDefault="00F964C0" w:rsidP="00EF01FF">
      <w:pPr>
        <w:pStyle w:val="SyngentaNumberedList2"/>
        <w:rPr>
          <w:del w:id="106" w:author="CAPARROZ MOURI Bruna" w:date="2025-10-09T17:01:00Z" w16du:dateUtc="2025-10-09T20:01:00Z"/>
          <w:rFonts w:cs="Arial"/>
          <w:szCs w:val="22"/>
          <w:lang w:val="pt-BR"/>
        </w:rPr>
      </w:pPr>
      <w:del w:id="107" w:author="CAPARROZ MOURI Bruna" w:date="2025-10-09T17:01:00Z" w16du:dateUtc="2025-10-09T20:01:00Z">
        <w:r w:rsidRPr="00207CE1" w:rsidDel="0083726C">
          <w:rPr>
            <w:rFonts w:cs="Arial"/>
            <w:szCs w:val="22"/>
            <w:lang w:val="pt-BR"/>
          </w:rPr>
          <w:delText>A pedido e às custas da CONTRATANTE, a CONTRATADA deverá apoiar a CONTRATANTE nos procedimentos de solicitação de patente, litígios e futuros processos legais referentes a qualquer melhoria ou invenção.</w:delText>
        </w:r>
      </w:del>
      <w:commentRangeEnd w:id="101"/>
      <w:r w:rsidR="0083726C">
        <w:rPr>
          <w:rStyle w:val="Refdecomentrio"/>
          <w:rFonts w:asciiTheme="minorHAnsi" w:hAnsiTheme="minorHAnsi" w:cs="Mangal"/>
        </w:rPr>
        <w:commentReference w:id="101"/>
      </w:r>
    </w:p>
    <w:p w14:paraId="14E9A26D" w14:textId="77777777" w:rsidR="002833C5" w:rsidRPr="00207CE1" w:rsidRDefault="00F964C0" w:rsidP="00EF01FF">
      <w:pPr>
        <w:pStyle w:val="SyngentaNumberedList2"/>
        <w:rPr>
          <w:rFonts w:cs="Arial"/>
          <w:szCs w:val="22"/>
          <w:lang w:val="pt-BR"/>
        </w:rPr>
      </w:pPr>
      <w:r w:rsidRPr="00207CE1">
        <w:rPr>
          <w:rFonts w:cs="Arial"/>
          <w:szCs w:val="22"/>
          <w:lang w:val="pt-BR"/>
        </w:rPr>
        <w:lastRenderedPageBreak/>
        <w:t>Se a CONTRATADA propuser a implementação de qualquer alteração ou melhoria à CONTRATANTE na prestação dos serviços, a CONTRATADA deverá obter a aprovação por escrito da CONTRATANTE antes de implementar tal alteração ou melhoria. Em hipótese alguma a CONTRATADA deverá efetuar qualquer alteração nos materiais entregues a ela pela CONTRATANTE para a prestação dos serviços.</w:t>
      </w:r>
    </w:p>
    <w:p w14:paraId="6208DE5A" w14:textId="77777777" w:rsidR="002833C5" w:rsidRPr="00207CE1" w:rsidRDefault="00F964C0" w:rsidP="00EF01FF">
      <w:pPr>
        <w:pStyle w:val="SyngentaNumberedList1"/>
        <w:rPr>
          <w:rFonts w:eastAsia="Arial" w:cs="Arial"/>
          <w:szCs w:val="22"/>
        </w:rPr>
      </w:pPr>
      <w:r w:rsidRPr="00207CE1">
        <w:rPr>
          <w:rFonts w:eastAsia="Arial" w:cs="Arial"/>
          <w:szCs w:val="22"/>
        </w:rPr>
        <w:t>CONFIDENCIALIDADE</w:t>
      </w:r>
    </w:p>
    <w:p w14:paraId="094709BA" w14:textId="77777777" w:rsidR="002833C5" w:rsidRPr="00207CE1" w:rsidRDefault="00F964C0" w:rsidP="00EF01FF">
      <w:pPr>
        <w:pStyle w:val="SyngentaNumberedList2"/>
        <w:rPr>
          <w:rFonts w:cs="Arial"/>
          <w:szCs w:val="22"/>
          <w:lang w:val="pt-BR"/>
        </w:rPr>
      </w:pPr>
      <w:r w:rsidRPr="00207CE1">
        <w:rPr>
          <w:rFonts w:cs="Arial"/>
          <w:szCs w:val="22"/>
          <w:lang w:val="pt-BR"/>
        </w:rPr>
        <w:t>Dados, informações e documentos trocados pelas Partes por qualquer meio, por força do Contrato, especialmente os relativos aos aspectos societário, econômico-financeiro, judicial, tecnológico, administrativo, tais como produtos, sistemas, técnicas, estratégias, métodos de operação e quaisquer outros, constituem informação privilegiada e estritamente confidencial.</w:t>
      </w:r>
    </w:p>
    <w:p w14:paraId="054CCEAF" w14:textId="77777777" w:rsidR="002833C5" w:rsidRPr="00207CE1" w:rsidRDefault="00F964C0" w:rsidP="00EF01FF">
      <w:pPr>
        <w:pStyle w:val="SyngentaNumberedList2"/>
        <w:rPr>
          <w:rFonts w:cs="Arial"/>
          <w:szCs w:val="22"/>
          <w:lang w:val="pt-BR"/>
        </w:rPr>
      </w:pPr>
      <w:r w:rsidRPr="00207CE1">
        <w:rPr>
          <w:rFonts w:cs="Arial"/>
          <w:szCs w:val="22"/>
          <w:lang w:val="pt-BR"/>
        </w:rPr>
        <w:t>É expressamente vedado às Partes utilizar informação privilegiada/confidencial para fins diversos daqueles diretamente ligados à execução do objeto contratado, bem como repassá-los a terceiros, salvo expressa determinação legal ou judicial.</w:t>
      </w:r>
    </w:p>
    <w:p w14:paraId="6EA1C632" w14:textId="77777777" w:rsidR="002833C5" w:rsidRPr="00207CE1" w:rsidRDefault="00F964C0" w:rsidP="00EF01FF">
      <w:pPr>
        <w:pStyle w:val="SyngentaNumberedList2"/>
        <w:rPr>
          <w:rFonts w:cs="Arial"/>
          <w:szCs w:val="22"/>
          <w:lang w:val="pt-BR"/>
        </w:rPr>
      </w:pPr>
      <w:r w:rsidRPr="00207CE1">
        <w:rPr>
          <w:rFonts w:cs="Arial"/>
          <w:szCs w:val="22"/>
          <w:lang w:val="pt-BR"/>
        </w:rPr>
        <w:t>Estas obrigações abrangem todas as pessoas de qualquer modo vinculadas às Partes, sejam dirigentes, administradores, prepostos, empregados, contratados ou quaisquer outras, inclusive empresas de alguma forma relacionadas a ela, as quais, em decorrência do Contrato, tenham acesso a dados, informações ou documentos citados nesta cláusula.</w:t>
      </w:r>
    </w:p>
    <w:p w14:paraId="4F3D55F6" w14:textId="7B05E0E3" w:rsidR="002833C5" w:rsidRPr="00207CE1" w:rsidRDefault="00F964C0" w:rsidP="00EF01FF">
      <w:pPr>
        <w:pStyle w:val="SyngentaNumberedList2"/>
        <w:rPr>
          <w:rFonts w:cs="Arial"/>
          <w:szCs w:val="22"/>
          <w:lang w:val="pt-BR"/>
        </w:rPr>
      </w:pPr>
      <w:r w:rsidRPr="00207CE1">
        <w:rPr>
          <w:rFonts w:cs="Arial"/>
          <w:szCs w:val="22"/>
          <w:lang w:val="pt-BR"/>
        </w:rPr>
        <w:t xml:space="preserve">O desrespeito comprovado às regras contidas </w:t>
      </w:r>
      <w:proofErr w:type="spellStart"/>
      <w:r w:rsidRPr="00207CE1">
        <w:rPr>
          <w:rFonts w:cs="Arial"/>
          <w:szCs w:val="22"/>
          <w:lang w:val="pt-BR"/>
        </w:rPr>
        <w:t>nesta</w:t>
      </w:r>
      <w:proofErr w:type="spellEnd"/>
      <w:r w:rsidRPr="00207CE1">
        <w:rPr>
          <w:rFonts w:cs="Arial"/>
          <w:szCs w:val="22"/>
          <w:lang w:val="pt-BR"/>
        </w:rPr>
        <w:t xml:space="preserve"> cláusula sujeita a Parte infratora à multa de R$ 500.000,00 (quinhentos mil reais), sem prejuízo de apuração de eventuais </w:t>
      </w:r>
      <w:del w:id="108" w:author="CAPARROZ MOURI Bruna" w:date="2025-10-09T17:04:00Z" w16du:dateUtc="2025-10-09T20:04:00Z">
        <w:r w:rsidRPr="00207CE1" w:rsidDel="008D6421">
          <w:rPr>
            <w:rFonts w:cs="Arial"/>
            <w:szCs w:val="22"/>
            <w:lang w:val="pt-BR"/>
          </w:rPr>
          <w:delText xml:space="preserve">perdas e </w:delText>
        </w:r>
      </w:del>
      <w:r w:rsidRPr="00207CE1">
        <w:rPr>
          <w:rFonts w:cs="Arial"/>
          <w:szCs w:val="22"/>
          <w:lang w:val="pt-BR"/>
        </w:rPr>
        <w:t xml:space="preserve">danos </w:t>
      </w:r>
      <w:ins w:id="109" w:author="CAPARROZ MOURI Bruna" w:date="2025-10-09T17:04:00Z" w16du:dateUtc="2025-10-09T20:04:00Z">
        <w:r w:rsidR="008D6421">
          <w:rPr>
            <w:rFonts w:cs="Arial"/>
            <w:szCs w:val="22"/>
            <w:lang w:val="pt-BR"/>
          </w:rPr>
          <w:t xml:space="preserve">diretos e comprovadamente causados </w:t>
        </w:r>
      </w:ins>
      <w:r w:rsidRPr="00207CE1">
        <w:rPr>
          <w:rFonts w:cs="Arial"/>
          <w:szCs w:val="22"/>
          <w:lang w:val="pt-BR"/>
        </w:rPr>
        <w:t>que sejam incorridos por e/ou imputados à primeira, incluindo custos de defesa administrativa e/ou judicial que venham a ser necessários para a proteção dos interesses da segunda, além da rescisão do Contrato de pleno direito.</w:t>
      </w:r>
    </w:p>
    <w:p w14:paraId="7F17AA7C" w14:textId="77777777" w:rsidR="002833C5" w:rsidRPr="00207CE1" w:rsidRDefault="00F964C0" w:rsidP="00EF01FF">
      <w:pPr>
        <w:pStyle w:val="SyngentaNumberedList2"/>
        <w:rPr>
          <w:rFonts w:cs="Arial"/>
          <w:szCs w:val="22"/>
          <w:lang w:val="pt-BR"/>
        </w:rPr>
      </w:pPr>
      <w:r w:rsidRPr="00207CE1">
        <w:rPr>
          <w:rFonts w:cs="Arial"/>
          <w:szCs w:val="22"/>
          <w:lang w:val="pt-BR"/>
        </w:rPr>
        <w:t>As Partes concordam em não se referir mutuamente ou atribuir qualquer informação a uma ou a outra (i) na imprensa, (</w:t>
      </w:r>
      <w:proofErr w:type="spellStart"/>
      <w:r w:rsidRPr="00207CE1">
        <w:rPr>
          <w:rFonts w:cs="Arial"/>
          <w:szCs w:val="22"/>
          <w:lang w:val="pt-BR"/>
        </w:rPr>
        <w:t>ii</w:t>
      </w:r>
      <w:proofErr w:type="spellEnd"/>
      <w:r w:rsidRPr="00207CE1">
        <w:rPr>
          <w:rFonts w:cs="Arial"/>
          <w:szCs w:val="22"/>
          <w:lang w:val="pt-BR"/>
        </w:rPr>
        <w:t>) em anúncios publicitários ou com objetivos promocionais, ou (</w:t>
      </w:r>
      <w:proofErr w:type="spellStart"/>
      <w:r w:rsidRPr="00207CE1">
        <w:rPr>
          <w:rFonts w:cs="Arial"/>
          <w:szCs w:val="22"/>
          <w:lang w:val="pt-BR"/>
        </w:rPr>
        <w:t>iii</w:t>
      </w:r>
      <w:proofErr w:type="spellEnd"/>
      <w:r w:rsidRPr="00207CE1">
        <w:rPr>
          <w:rFonts w:cs="Arial"/>
          <w:szCs w:val="22"/>
          <w:lang w:val="pt-BR"/>
        </w:rPr>
        <w:t>) com o propósito de informar ou influenciar qualquer terceiro sem o prévio consentimento, por escrito, da outra Parte.</w:t>
      </w:r>
    </w:p>
    <w:p w14:paraId="49F45B5F" w14:textId="28A5B354" w:rsidR="002833C5" w:rsidRPr="00207CE1" w:rsidRDefault="00F964C0" w:rsidP="00EF01FF">
      <w:pPr>
        <w:pStyle w:val="SyngentaNumberedList2"/>
        <w:rPr>
          <w:rFonts w:cs="Arial"/>
          <w:szCs w:val="22"/>
          <w:lang w:val="pt-BR"/>
        </w:rPr>
      </w:pPr>
      <w:r w:rsidRPr="00207CE1">
        <w:rPr>
          <w:rFonts w:cs="Arial"/>
          <w:szCs w:val="22"/>
          <w:lang w:val="pt-BR"/>
        </w:rPr>
        <w:t xml:space="preserve">As cláusulas referentes à confidencialidade do presente Contrato permanecerão em vigor pelo prazo de </w:t>
      </w:r>
      <w:commentRangeStart w:id="110"/>
      <w:ins w:id="111" w:author="CAPARROZ MOURI Bruna" w:date="2025-10-09T17:04:00Z" w16du:dateUtc="2025-10-09T20:04:00Z">
        <w:r w:rsidR="00416B5B">
          <w:rPr>
            <w:rFonts w:cs="Arial"/>
            <w:szCs w:val="22"/>
            <w:lang w:val="pt-BR"/>
          </w:rPr>
          <w:t>5</w:t>
        </w:r>
      </w:ins>
      <w:del w:id="112" w:author="CAPARROZ MOURI Bruna" w:date="2025-10-09T17:04:00Z" w16du:dateUtc="2025-10-09T20:04:00Z">
        <w:r w:rsidRPr="00207CE1" w:rsidDel="00416B5B">
          <w:rPr>
            <w:rFonts w:cs="Arial"/>
            <w:szCs w:val="22"/>
            <w:lang w:val="pt-BR"/>
          </w:rPr>
          <w:delText>10</w:delText>
        </w:r>
      </w:del>
      <w:r w:rsidRPr="00207CE1">
        <w:rPr>
          <w:rFonts w:cs="Arial"/>
          <w:szCs w:val="22"/>
          <w:lang w:val="pt-BR"/>
        </w:rPr>
        <w:t xml:space="preserve"> (</w:t>
      </w:r>
      <w:ins w:id="113" w:author="CAPARROZ MOURI Bruna" w:date="2025-10-09T17:05:00Z" w16du:dateUtc="2025-10-09T20:05:00Z">
        <w:r w:rsidR="00416B5B">
          <w:rPr>
            <w:rFonts w:cs="Arial"/>
            <w:szCs w:val="22"/>
            <w:lang w:val="pt-BR"/>
          </w:rPr>
          <w:t>cinco</w:t>
        </w:r>
      </w:ins>
      <w:del w:id="114" w:author="CAPARROZ MOURI Bruna" w:date="2025-10-09T17:05:00Z" w16du:dateUtc="2025-10-09T20:05:00Z">
        <w:r w:rsidRPr="00207CE1" w:rsidDel="00416B5B">
          <w:rPr>
            <w:rFonts w:cs="Arial"/>
            <w:szCs w:val="22"/>
            <w:lang w:val="pt-BR"/>
          </w:rPr>
          <w:delText>dez</w:delText>
        </w:r>
      </w:del>
      <w:r w:rsidRPr="00207CE1">
        <w:rPr>
          <w:rFonts w:cs="Arial"/>
          <w:szCs w:val="22"/>
          <w:lang w:val="pt-BR"/>
        </w:rPr>
        <w:t xml:space="preserve">) </w:t>
      </w:r>
      <w:commentRangeEnd w:id="110"/>
      <w:r w:rsidR="00B259F9">
        <w:rPr>
          <w:rStyle w:val="Refdecomentrio"/>
          <w:rFonts w:asciiTheme="minorHAnsi" w:hAnsiTheme="minorHAnsi" w:cs="Mangal"/>
        </w:rPr>
        <w:commentReference w:id="110"/>
      </w:r>
      <w:r w:rsidRPr="00207CE1">
        <w:rPr>
          <w:rFonts w:cs="Arial"/>
          <w:szCs w:val="22"/>
          <w:lang w:val="pt-BR"/>
        </w:rPr>
        <w:t>anos após a conclusão ou término do serviço ou após a rescisão do presente Contrato e beneficiarão e obrigarão, na sua totalidade, os sucessores e cessionários de ambas as Partes.</w:t>
      </w:r>
    </w:p>
    <w:p w14:paraId="3E621CF6" w14:textId="713C2509" w:rsidR="002833C5" w:rsidRPr="00207CE1" w:rsidRDefault="00F964C0" w:rsidP="00EF01FF">
      <w:pPr>
        <w:pStyle w:val="SyngentaNumberedList2"/>
        <w:rPr>
          <w:rFonts w:cs="Arial"/>
          <w:szCs w:val="22"/>
          <w:lang w:val="pt-BR"/>
        </w:rPr>
      </w:pPr>
      <w:r w:rsidRPr="00207CE1">
        <w:rPr>
          <w:rFonts w:cs="Arial"/>
          <w:szCs w:val="22"/>
          <w:lang w:val="pt-BR"/>
        </w:rPr>
        <w:t xml:space="preserve">Após o término deste Contrato, </w:t>
      </w:r>
      <w:proofErr w:type="spellStart"/>
      <w:r w:rsidRPr="00207CE1">
        <w:rPr>
          <w:rFonts w:cs="Arial"/>
          <w:szCs w:val="22"/>
          <w:lang w:val="pt-BR"/>
        </w:rPr>
        <w:t>a</w:t>
      </w:r>
      <w:ins w:id="115" w:author="CAPARROZ MOURI Bruna" w:date="2025-10-09T17:06:00Z" w16du:dateUtc="2025-10-09T20:06:00Z">
        <w:r w:rsidR="002340A8">
          <w:rPr>
            <w:rFonts w:cs="Arial"/>
            <w:szCs w:val="22"/>
            <w:lang w:val="pt-BR"/>
          </w:rPr>
          <w:t>s</w:t>
        </w:r>
      </w:ins>
      <w:del w:id="116" w:author="CAPARROZ MOURI Bruna" w:date="2025-10-09T17:06:00Z" w16du:dateUtc="2025-10-09T20:06:00Z">
        <w:r w:rsidRPr="00207CE1" w:rsidDel="002340A8">
          <w:rPr>
            <w:rFonts w:cs="Arial"/>
            <w:szCs w:val="22"/>
            <w:lang w:val="pt-BR"/>
          </w:rPr>
          <w:delText xml:space="preserve"> CONTRATADA </w:delText>
        </w:r>
      </w:del>
      <w:ins w:id="117" w:author="CAPARROZ MOURI Bruna" w:date="2025-10-09T17:06:00Z" w16du:dateUtc="2025-10-09T20:06:00Z">
        <w:r w:rsidR="002340A8">
          <w:rPr>
            <w:rFonts w:cs="Arial"/>
            <w:szCs w:val="22"/>
            <w:lang w:val="pt-BR"/>
          </w:rPr>
          <w:t>Partes</w:t>
        </w:r>
        <w:proofErr w:type="spellEnd"/>
        <w:r w:rsidR="002340A8">
          <w:rPr>
            <w:rFonts w:cs="Arial"/>
            <w:szCs w:val="22"/>
            <w:lang w:val="pt-BR"/>
          </w:rPr>
          <w:t xml:space="preserve"> </w:t>
        </w:r>
      </w:ins>
      <w:r w:rsidRPr="00207CE1">
        <w:rPr>
          <w:rFonts w:cs="Arial"/>
          <w:szCs w:val="22"/>
          <w:lang w:val="pt-BR"/>
        </w:rPr>
        <w:t>dever</w:t>
      </w:r>
      <w:ins w:id="118" w:author="CAPARROZ MOURI Bruna" w:date="2025-10-09T17:06:00Z" w16du:dateUtc="2025-10-09T20:06:00Z">
        <w:r w:rsidR="002340A8">
          <w:rPr>
            <w:rFonts w:cs="Arial"/>
            <w:szCs w:val="22"/>
            <w:lang w:val="pt-BR"/>
          </w:rPr>
          <w:t>ão</w:t>
        </w:r>
      </w:ins>
      <w:del w:id="119" w:author="CAPARROZ MOURI Bruna" w:date="2025-10-09T17:06:00Z" w16du:dateUtc="2025-10-09T20:06:00Z">
        <w:r w:rsidRPr="00207CE1" w:rsidDel="002340A8">
          <w:rPr>
            <w:rFonts w:cs="Arial"/>
            <w:szCs w:val="22"/>
            <w:lang w:val="pt-BR"/>
          </w:rPr>
          <w:delText>á</w:delText>
        </w:r>
      </w:del>
      <w:r w:rsidRPr="00207CE1">
        <w:rPr>
          <w:rFonts w:cs="Arial"/>
          <w:szCs w:val="22"/>
          <w:lang w:val="pt-BR"/>
        </w:rPr>
        <w:t xml:space="preserve"> destruir ou, se requisitada pela </w:t>
      </w:r>
      <w:ins w:id="120" w:author="CAPARROZ MOURI Bruna" w:date="2025-10-09T17:06:00Z" w16du:dateUtc="2025-10-09T20:06:00Z">
        <w:r w:rsidR="002340A8">
          <w:rPr>
            <w:rFonts w:cs="Arial"/>
            <w:szCs w:val="22"/>
            <w:lang w:val="pt-BR"/>
          </w:rPr>
          <w:t>outra Parte</w:t>
        </w:r>
      </w:ins>
      <w:del w:id="121" w:author="CAPARROZ MOURI Bruna" w:date="2025-10-09T17:06:00Z" w16du:dateUtc="2025-10-09T20:06:00Z">
        <w:r w:rsidRPr="00207CE1" w:rsidDel="002340A8">
          <w:rPr>
            <w:rFonts w:cs="Arial"/>
            <w:szCs w:val="22"/>
            <w:lang w:val="pt-BR"/>
          </w:rPr>
          <w:delText>CONTRATANTE</w:delText>
        </w:r>
      </w:del>
      <w:r w:rsidRPr="00207CE1">
        <w:rPr>
          <w:rFonts w:cs="Arial"/>
          <w:szCs w:val="22"/>
          <w:lang w:val="pt-BR"/>
        </w:rPr>
        <w:t>, devolver qualquer Informação Confidencial em até 30 (trinta) dias contados desta requisição. No entanto, a</w:t>
      </w:r>
      <w:ins w:id="122" w:author="CAPARROZ MOURI Bruna" w:date="2025-10-09T17:06:00Z" w16du:dateUtc="2025-10-09T20:06:00Z">
        <w:r w:rsidR="002340A8">
          <w:rPr>
            <w:rFonts w:cs="Arial"/>
            <w:szCs w:val="22"/>
            <w:lang w:val="pt-BR"/>
          </w:rPr>
          <w:t>s Partes</w:t>
        </w:r>
      </w:ins>
      <w:r w:rsidRPr="00207CE1">
        <w:rPr>
          <w:rFonts w:cs="Arial"/>
          <w:szCs w:val="22"/>
          <w:lang w:val="pt-BR"/>
        </w:rPr>
        <w:t xml:space="preserve"> </w:t>
      </w:r>
      <w:del w:id="123" w:author="CAPARROZ MOURI Bruna" w:date="2025-10-09T17:06:00Z" w16du:dateUtc="2025-10-09T20:06:00Z">
        <w:r w:rsidRPr="00207CE1" w:rsidDel="002340A8">
          <w:rPr>
            <w:rFonts w:cs="Arial"/>
            <w:szCs w:val="22"/>
            <w:lang w:val="pt-BR"/>
          </w:rPr>
          <w:delText xml:space="preserve">CONTRATADA </w:delText>
        </w:r>
      </w:del>
      <w:r w:rsidRPr="00207CE1">
        <w:rPr>
          <w:rFonts w:cs="Arial"/>
          <w:szCs w:val="22"/>
          <w:lang w:val="pt-BR"/>
        </w:rPr>
        <w:t>poder</w:t>
      </w:r>
      <w:ins w:id="124" w:author="CAPARROZ MOURI Bruna" w:date="2025-10-09T17:07:00Z" w16du:dateUtc="2025-10-09T20:07:00Z">
        <w:r w:rsidR="002340A8">
          <w:rPr>
            <w:rFonts w:cs="Arial"/>
            <w:szCs w:val="22"/>
            <w:lang w:val="pt-BR"/>
          </w:rPr>
          <w:t>ão</w:t>
        </w:r>
      </w:ins>
      <w:del w:id="125" w:author="CAPARROZ MOURI Bruna" w:date="2025-10-09T17:07:00Z" w16du:dateUtc="2025-10-09T20:07:00Z">
        <w:r w:rsidRPr="00207CE1" w:rsidDel="002340A8">
          <w:rPr>
            <w:rFonts w:cs="Arial"/>
            <w:szCs w:val="22"/>
            <w:lang w:val="pt-BR"/>
          </w:rPr>
          <w:delText>á</w:delText>
        </w:r>
      </w:del>
      <w:r w:rsidRPr="00207CE1">
        <w:rPr>
          <w:rFonts w:cs="Arial"/>
          <w:szCs w:val="22"/>
          <w:lang w:val="pt-BR"/>
        </w:rPr>
        <w:t xml:space="preserve"> arquivar as Informações Confidenciais referentes ao seu trabalho, além de cópias das Informações Confidenciais da </w:t>
      </w:r>
      <w:ins w:id="126" w:author="CAPARROZ MOURI Bruna" w:date="2025-10-09T17:07:00Z" w16du:dateUtc="2025-10-09T20:07:00Z">
        <w:r w:rsidR="002340A8">
          <w:rPr>
            <w:rFonts w:cs="Arial"/>
            <w:szCs w:val="22"/>
            <w:lang w:val="pt-BR"/>
          </w:rPr>
          <w:t xml:space="preserve">outra Parte </w:t>
        </w:r>
      </w:ins>
      <w:del w:id="127" w:author="CAPARROZ MOURI Bruna" w:date="2025-10-09T17:07:00Z" w16du:dateUtc="2025-10-09T20:07:00Z">
        <w:r w:rsidRPr="00207CE1" w:rsidDel="002340A8">
          <w:rPr>
            <w:rFonts w:cs="Arial"/>
            <w:szCs w:val="22"/>
            <w:lang w:val="pt-BR"/>
          </w:rPr>
          <w:delText xml:space="preserve">CONTRATANTE </w:delText>
        </w:r>
      </w:del>
      <w:r w:rsidRPr="00207CE1">
        <w:rPr>
          <w:rFonts w:cs="Arial"/>
          <w:szCs w:val="22"/>
          <w:lang w:val="pt-BR"/>
        </w:rPr>
        <w:t>estritamente necessárias para cumprimento de determinações legais ou judiciais.</w:t>
      </w:r>
    </w:p>
    <w:p w14:paraId="54FDCDDA" w14:textId="77777777" w:rsidR="002833C5" w:rsidRPr="00207CE1" w:rsidRDefault="00F964C0" w:rsidP="00EF01FF">
      <w:pPr>
        <w:pStyle w:val="SyngentaNumberedList1"/>
        <w:rPr>
          <w:rFonts w:eastAsia="Arial" w:cs="Arial"/>
          <w:szCs w:val="22"/>
        </w:rPr>
      </w:pPr>
      <w:r w:rsidRPr="00207CE1">
        <w:rPr>
          <w:rFonts w:eastAsia="Arial" w:cs="Arial"/>
          <w:szCs w:val="22"/>
        </w:rPr>
        <w:t>PROTEÇÃO DE DADOS</w:t>
      </w:r>
    </w:p>
    <w:p w14:paraId="27CEFEC9" w14:textId="77777777" w:rsidR="002833C5" w:rsidRPr="00207CE1" w:rsidRDefault="00F964C0" w:rsidP="00EF01FF">
      <w:pPr>
        <w:pStyle w:val="SyngentaNumberedList2"/>
        <w:rPr>
          <w:rFonts w:cs="Arial"/>
          <w:szCs w:val="22"/>
          <w:lang w:val="pt-BR"/>
        </w:rPr>
      </w:pPr>
      <w:r w:rsidRPr="00207CE1">
        <w:rPr>
          <w:rFonts w:cs="Arial"/>
          <w:szCs w:val="22"/>
          <w:lang w:val="pt-BR"/>
        </w:rPr>
        <w:t>No desenvolvimento de quaisquer atividades relacionadas com a execução do presente Contrato, as Partes declaram que farão cumprir o regime legal da proteção de dados pessoais, empenhando-se em proceder a todo o tratamento de dados pessoais que venha a mostrar-se necessário ao desenvolvimento do Contrato no estrito e rigoroso cumprimento da Lei n° 13.709/2018 (Lei Geral de Proteção de Dados).</w:t>
      </w:r>
    </w:p>
    <w:p w14:paraId="4B112FA6" w14:textId="77777777" w:rsidR="002833C5" w:rsidRPr="00207CE1" w:rsidRDefault="00F964C0" w:rsidP="00EF01FF">
      <w:pPr>
        <w:pStyle w:val="SyngentaNumberedList2"/>
        <w:rPr>
          <w:rFonts w:cs="Arial"/>
          <w:szCs w:val="22"/>
          <w:lang w:val="pt-BR"/>
        </w:rPr>
      </w:pPr>
      <w:r w:rsidRPr="00207CE1">
        <w:rPr>
          <w:rFonts w:cs="Arial"/>
          <w:szCs w:val="22"/>
          <w:lang w:val="pt-BR"/>
        </w:rPr>
        <w:t>Em razão do disposto na cláusula anterior, as Partes obrigam-se a: </w:t>
      </w:r>
    </w:p>
    <w:p w14:paraId="6D5DC9D8" w14:textId="77777777" w:rsidR="002833C5" w:rsidRPr="00207CE1" w:rsidRDefault="00F964C0" w:rsidP="00EF01FF">
      <w:pPr>
        <w:pStyle w:val="SyngentaNumberedList3"/>
        <w:rPr>
          <w:rFonts w:cs="Arial"/>
          <w:szCs w:val="22"/>
          <w:lang w:val="pt-BR"/>
        </w:rPr>
      </w:pPr>
      <w:r w:rsidRPr="00207CE1">
        <w:rPr>
          <w:rFonts w:cs="Arial"/>
          <w:szCs w:val="22"/>
          <w:lang w:val="pt-BR"/>
        </w:rPr>
        <w:lastRenderedPageBreak/>
        <w:t>Tratar e usar os dados pessoais nos termos legalmente permitidos, em especial coletando, registrando, organizando, conservando, consultando ou compartilhando os mesmos, apenas na forma da lei e, quando necessário o consentimento, apenas e somente nos casos em que o seu titular o tenha concedido, obrigando-se a Parte que coletar os dados a obter o referido consentimento na forma prescrita em lei;</w:t>
      </w:r>
    </w:p>
    <w:p w14:paraId="42155BCE" w14:textId="77777777" w:rsidR="002833C5" w:rsidRPr="00207CE1" w:rsidRDefault="00F964C0" w:rsidP="00EF01FF">
      <w:pPr>
        <w:pStyle w:val="SyngentaNumberedList3"/>
        <w:rPr>
          <w:rFonts w:cs="Arial"/>
          <w:szCs w:val="22"/>
          <w:lang w:val="pt-BR"/>
        </w:rPr>
      </w:pPr>
      <w:r w:rsidRPr="00207CE1">
        <w:rPr>
          <w:rFonts w:cs="Arial"/>
          <w:szCs w:val="22"/>
          <w:lang w:val="pt-BR"/>
        </w:rPr>
        <w:t>Tratar os dados de modo compatível com as finalidades para os quais tenham sido recolhidos; </w:t>
      </w:r>
    </w:p>
    <w:p w14:paraId="486FBCE3" w14:textId="77777777" w:rsidR="002833C5" w:rsidRPr="00207CE1" w:rsidRDefault="00F964C0" w:rsidP="00EF01FF">
      <w:pPr>
        <w:pStyle w:val="SyngentaNumberedList3"/>
        <w:rPr>
          <w:rFonts w:cs="Arial"/>
          <w:szCs w:val="22"/>
          <w:lang w:val="pt-BR"/>
        </w:rPr>
      </w:pPr>
      <w:r w:rsidRPr="00207CE1">
        <w:rPr>
          <w:rFonts w:cs="Arial"/>
          <w:szCs w:val="22"/>
          <w:lang w:val="pt-BR"/>
        </w:rPr>
        <w:t>Conservar os dados apenas durante o período necessário à execução das finalidades deste Contrato garantindo a sua confidencialidade e integridade, obrigando-se a CONTRATADA, a critério da CONTRATANTE, a devolvê-los ou destruí-los adequadamente;</w:t>
      </w:r>
    </w:p>
    <w:p w14:paraId="01AE1C26" w14:textId="77777777" w:rsidR="002833C5" w:rsidRPr="00207CE1" w:rsidRDefault="00F964C0" w:rsidP="00EF01FF">
      <w:pPr>
        <w:pStyle w:val="SyngentaNumberedList3"/>
        <w:rPr>
          <w:rFonts w:cs="Arial"/>
          <w:szCs w:val="22"/>
          <w:lang w:val="pt-BR"/>
        </w:rPr>
      </w:pPr>
      <w:r w:rsidRPr="00207CE1">
        <w:rPr>
          <w:rFonts w:cs="Arial"/>
          <w:szCs w:val="22"/>
          <w:lang w:val="pt-BR"/>
        </w:rPr>
        <w:t xml:space="preserve">Implementar as medidas técnicas e organizacionais necessárias para proteger os dados contra a destruição acidental ou ilícita, a perda acidental, a alteração, a difusão ou o acesso não autorizado, danos, roubo ou divulgação, bem como contra qualquer outra forma de tratamento ilícito </w:t>
      </w:r>
      <w:proofErr w:type="gramStart"/>
      <w:r w:rsidRPr="00207CE1">
        <w:rPr>
          <w:rFonts w:cs="Arial"/>
          <w:szCs w:val="22"/>
          <w:lang w:val="pt-BR"/>
        </w:rPr>
        <w:t>dos mesmos</w:t>
      </w:r>
      <w:proofErr w:type="gramEnd"/>
      <w:r w:rsidRPr="00207CE1">
        <w:rPr>
          <w:rFonts w:cs="Arial"/>
          <w:szCs w:val="22"/>
          <w:lang w:val="pt-BR"/>
        </w:rPr>
        <w:t>, o que inclui sempre que possível, a sua anonimização, cifragem ou criptografia, sem prejuízo da utilização de sistemas adequados de segurança da informação;</w:t>
      </w:r>
    </w:p>
    <w:p w14:paraId="0F7A7C74" w14:textId="77777777" w:rsidR="002833C5" w:rsidRPr="00207CE1" w:rsidRDefault="00F964C0" w:rsidP="00EF01FF">
      <w:pPr>
        <w:pStyle w:val="SyngentaNumberedList3"/>
        <w:rPr>
          <w:rFonts w:cs="Arial"/>
          <w:szCs w:val="22"/>
          <w:lang w:val="pt-BR"/>
        </w:rPr>
      </w:pPr>
      <w:r w:rsidRPr="00207CE1">
        <w:rPr>
          <w:rFonts w:cs="Arial"/>
          <w:szCs w:val="22"/>
          <w:lang w:val="pt-BR"/>
        </w:rPr>
        <w:t>Informar a outra Parte no prazo máximo de 24 (vinte e quatro) horas após a ocorrência de qualquer incidente de segurança que envolva ou possa envolver dados pessoais coletados e/ou tratados por intermédio deste Contrato, devendo as Partes cooperar mutuamente em qualquer investigação, autuação e/ou quaisquer procedimentos administrativos e/ou judiciais que visem apurar o descumprimento da Lei Geral de Proteção de Dados;</w:t>
      </w:r>
    </w:p>
    <w:p w14:paraId="69052CC8" w14:textId="30F46502" w:rsidR="002833C5" w:rsidRPr="00207CE1" w:rsidRDefault="00F964C0" w:rsidP="00EF01FF">
      <w:pPr>
        <w:pStyle w:val="SyngentaNumberedList3"/>
        <w:rPr>
          <w:rFonts w:cs="Arial"/>
          <w:szCs w:val="22"/>
          <w:lang w:val="pt-BR"/>
        </w:rPr>
      </w:pPr>
      <w:r w:rsidRPr="00207CE1">
        <w:rPr>
          <w:rFonts w:cs="Arial"/>
          <w:szCs w:val="22"/>
          <w:lang w:val="pt-BR"/>
        </w:rPr>
        <w:t>Garantir o exercício, pelos titulares, dos respectivos direitos de informação, acesso e oposição, devendo a</w:t>
      </w:r>
      <w:ins w:id="128" w:author="CAPARROZ MOURI Bruna" w:date="2025-10-09T17:07:00Z" w16du:dateUtc="2025-10-09T20:07:00Z">
        <w:r w:rsidR="002340A8">
          <w:rPr>
            <w:rFonts w:cs="Arial"/>
            <w:szCs w:val="22"/>
            <w:lang w:val="pt-BR"/>
          </w:rPr>
          <w:t>s Partes</w:t>
        </w:r>
      </w:ins>
      <w:del w:id="129" w:author="CAPARROZ MOURI Bruna" w:date="2025-10-09T17:07:00Z" w16du:dateUtc="2025-10-09T20:07:00Z">
        <w:r w:rsidRPr="00207CE1" w:rsidDel="002340A8">
          <w:rPr>
            <w:rFonts w:cs="Arial"/>
            <w:szCs w:val="22"/>
            <w:lang w:val="pt-BR"/>
          </w:rPr>
          <w:delText xml:space="preserve"> CONTRATADA</w:delText>
        </w:r>
      </w:del>
      <w:r w:rsidRPr="00207CE1">
        <w:rPr>
          <w:rFonts w:cs="Arial"/>
          <w:szCs w:val="22"/>
          <w:lang w:val="pt-BR"/>
        </w:rPr>
        <w:t xml:space="preserve"> </w:t>
      </w:r>
      <w:proofErr w:type="spellStart"/>
      <w:r w:rsidRPr="00207CE1">
        <w:rPr>
          <w:rFonts w:cs="Arial"/>
          <w:szCs w:val="22"/>
          <w:lang w:val="pt-BR"/>
        </w:rPr>
        <w:t>informar</w:t>
      </w:r>
      <w:ins w:id="130" w:author="CAPARROZ MOURI Bruna" w:date="2025-10-09T17:07:00Z" w16du:dateUtc="2025-10-09T20:07:00Z">
        <w:r w:rsidR="0090669A">
          <w:rPr>
            <w:rFonts w:cs="Arial"/>
            <w:szCs w:val="22"/>
            <w:lang w:val="pt-BR"/>
          </w:rPr>
          <w:t>em</w:t>
        </w:r>
      </w:ins>
      <w:proofErr w:type="spellEnd"/>
      <w:r w:rsidRPr="00207CE1">
        <w:rPr>
          <w:rFonts w:cs="Arial"/>
          <w:szCs w:val="22"/>
          <w:lang w:val="pt-BR"/>
        </w:rPr>
        <w:t xml:space="preserve"> </w:t>
      </w:r>
      <w:del w:id="131" w:author="CAPARROZ MOURI Bruna" w:date="2025-10-09T17:07:00Z" w16du:dateUtc="2025-10-09T20:07:00Z">
        <w:r w:rsidRPr="00207CE1" w:rsidDel="0090669A">
          <w:rPr>
            <w:rFonts w:cs="Arial"/>
            <w:szCs w:val="22"/>
            <w:lang w:val="pt-BR"/>
          </w:rPr>
          <w:delText>a CONTRATANTE</w:delText>
        </w:r>
      </w:del>
      <w:r w:rsidRPr="00207CE1">
        <w:rPr>
          <w:rFonts w:cs="Arial"/>
          <w:szCs w:val="22"/>
          <w:lang w:val="pt-BR"/>
        </w:rPr>
        <w:t xml:space="preserve"> sobre qualquer alteração nesse sentido que tenha relação direta ou indireta com os dados tratados no âmbito deste instrumento; </w:t>
      </w:r>
    </w:p>
    <w:p w14:paraId="0693DFCF" w14:textId="77777777" w:rsidR="002833C5" w:rsidRPr="00207CE1" w:rsidRDefault="00F964C0" w:rsidP="00EF01FF">
      <w:pPr>
        <w:pStyle w:val="SyngentaNumberedList3"/>
        <w:rPr>
          <w:rFonts w:cs="Arial"/>
          <w:szCs w:val="22"/>
          <w:lang w:val="pt-BR"/>
        </w:rPr>
      </w:pPr>
      <w:r w:rsidRPr="00207CE1">
        <w:rPr>
          <w:rFonts w:cs="Arial"/>
          <w:szCs w:val="22"/>
          <w:lang w:val="pt-BR"/>
        </w:rPr>
        <w:t>Assegurar que os dados pessoais tratados tenham acesso restrito e limitado, seja mediante a colocação de barreiras físicas e/ou virtuais, e que as pessoas que tiverem acesso a estes dados tenham realizado treinamento no que tange às leis aplicáveis;</w:t>
      </w:r>
    </w:p>
    <w:p w14:paraId="71FDB1EE" w14:textId="77777777" w:rsidR="002833C5" w:rsidRPr="00207CE1" w:rsidRDefault="00F964C0" w:rsidP="00EF01FF">
      <w:pPr>
        <w:pStyle w:val="SyngentaNumberedList3"/>
        <w:rPr>
          <w:rFonts w:cs="Arial"/>
          <w:szCs w:val="22"/>
          <w:lang w:val="pt-BR"/>
        </w:rPr>
      </w:pPr>
      <w:r w:rsidRPr="00207CE1">
        <w:rPr>
          <w:rFonts w:cs="Arial"/>
          <w:szCs w:val="22"/>
          <w:lang w:val="pt-BR"/>
        </w:rPr>
        <w:t>Assegurar que tanto funcionários quanto subcontratados que venham a ter acesso a dados pessoais no contexto deste instrumento cumpram as disposições legais aplicáveis em matéria de proteção de dados pessoais, não cedendo ou divulgando tais dados pessoais a terceiros, nem deles fazendo uso para quaisquer fins que não os previstos neste instrumento e/ou estritamente consentidos pelos respetivos titulares; e</w:t>
      </w:r>
    </w:p>
    <w:p w14:paraId="2C9FFE55" w14:textId="77777777" w:rsidR="002833C5" w:rsidRPr="00207CE1" w:rsidRDefault="00F964C0" w:rsidP="00EF01FF">
      <w:pPr>
        <w:pStyle w:val="SyngentaNumberedList3"/>
        <w:rPr>
          <w:rFonts w:cs="Arial"/>
          <w:szCs w:val="22"/>
          <w:lang w:val="pt-BR"/>
        </w:rPr>
      </w:pPr>
      <w:r w:rsidRPr="00207CE1">
        <w:rPr>
          <w:rFonts w:cs="Arial"/>
          <w:szCs w:val="22"/>
          <w:lang w:val="pt-BR"/>
        </w:rPr>
        <w:t>Garantir que eventuais transferências internacionais de Dados que sejam necessárias para a prestação de serviços, estejam em conformidade com Lei 13.709/2018 e, caso haja Tratamento de dados em outra jurisdição, que a Legislação de Proteção de Dados local também seja devidamente observada.</w:t>
      </w:r>
    </w:p>
    <w:p w14:paraId="10ECDAEC" w14:textId="4F9E4554" w:rsidR="00715A3A" w:rsidRDefault="00F964C0" w:rsidP="00715A3A">
      <w:pPr>
        <w:pStyle w:val="SyngentaNumberedList1"/>
        <w:rPr>
          <w:rFonts w:eastAsia="Arial" w:cs="Arial"/>
          <w:szCs w:val="22"/>
        </w:rPr>
      </w:pPr>
      <w:r w:rsidRPr="00715A3A">
        <w:rPr>
          <w:rFonts w:eastAsia="Arial" w:cs="Arial"/>
          <w:szCs w:val="22"/>
        </w:rPr>
        <w:t xml:space="preserve">RESPONSABILIDADE SOCIOAMBIENTAL, ÉTICA E COMPLIANCE </w:t>
      </w:r>
    </w:p>
    <w:p w14:paraId="027542F6" w14:textId="6DB5B5FC" w:rsidR="00A5187C" w:rsidRPr="00DC0B40" w:rsidRDefault="002D2527">
      <w:pPr>
        <w:pStyle w:val="PargrafodaLista"/>
        <w:widowControl/>
        <w:numPr>
          <w:ilvl w:val="0"/>
          <w:numId w:val="10"/>
        </w:numPr>
        <w:spacing w:after="160"/>
        <w:jc w:val="both"/>
        <w:rPr>
          <w:lang w:val="pt-BR"/>
        </w:rPr>
        <w:pPrChange w:id="132" w:author="CAPARROZ MOURI Bruna" w:date="2025-10-09T17:08:00Z" w16du:dateUtc="2025-10-09T20:08:00Z">
          <w:pPr>
            <w:pStyle w:val="SyngentaNumberedList1"/>
            <w:numPr>
              <w:numId w:val="0"/>
            </w:numPr>
            <w:ind w:left="709" w:hanging="709"/>
          </w:pPr>
        </w:pPrChange>
      </w:pPr>
      <w:r>
        <w:rPr>
          <w:rFonts w:cs="Arial"/>
          <w:lang w:val="pt-BR"/>
        </w:rPr>
        <w:t xml:space="preserve">14.1. </w:t>
      </w:r>
      <w:del w:id="133" w:author="CAPARROZ MOURI Bruna" w:date="2025-10-09T17:07:00Z" w16du:dateUtc="2025-10-09T20:07:00Z">
        <w:r w:rsidDel="0090669A">
          <w:rPr>
            <w:rFonts w:cs="Arial"/>
            <w:lang w:val="pt-BR"/>
          </w:rPr>
          <w:tab/>
          <w:delText xml:space="preserve">A CONTRATADA declara conhecer, aplicar e replicar em sua cadeia as regras e princípios descritos no Código de Conduta da </w:delText>
        </w:r>
      </w:del>
      <w:r w:rsidR="000D068A">
        <w:rPr>
          <w:rFonts w:cs="Arial"/>
          <w:lang w:val="pt-BR"/>
        </w:rPr>
        <w:t>CONTRATANTE</w:t>
      </w:r>
      <w:del w:id="134" w:author="CAPARROZ MOURI Bruna" w:date="2025-10-09T17:07:00Z" w16du:dateUtc="2025-10-09T20:07:00Z">
        <w:r w:rsidDel="0090669A">
          <w:rPr>
            <w:rFonts w:cs="Arial"/>
            <w:lang w:val="pt-BR"/>
          </w:rPr>
          <w:delText xml:space="preserve"> ( </w:delText>
        </w:r>
        <w:r w:rsidDel="0090669A">
          <w:fldChar w:fldCharType="begin"/>
        </w:r>
        <w:r w:rsidRPr="00DA2250" w:rsidDel="0090669A">
          <w:rPr>
            <w:lang w:val="pt-BR"/>
            <w:rPrChange w:id="135" w:author="CAPARROZ MOURI Bruna" w:date="2025-10-09T13:05:00Z" w16du:dateUtc="2025-10-09T16:05:00Z">
              <w:rPr>
                <w:b w:val="0"/>
              </w:rPr>
            </w:rPrChange>
          </w:rPr>
          <w:delInstrText>HYPERLINK "https://www.syngentagroup.com/sites/syngenta-group/files/governance/code-of-conduct/syn-240-sg-coc-portuguese-aw3a-lr.pdf"</w:delInstrText>
        </w:r>
        <w:r w:rsidDel="0090669A">
          <w:fldChar w:fldCharType="separate"/>
        </w:r>
        <w:r w:rsidRPr="00784819" w:rsidDel="0090669A">
          <w:rPr>
            <w:rStyle w:val="Hyperlink"/>
            <w:rFonts w:cs="Arial"/>
            <w:lang w:val="pt-BR"/>
          </w:rPr>
          <w:delText>https://www.</w:delText>
        </w:r>
      </w:del>
      <w:r w:rsidR="000D068A">
        <w:rPr>
          <w:rStyle w:val="Hyperlink"/>
          <w:rFonts w:cs="Arial"/>
          <w:lang w:val="pt-BR"/>
        </w:rPr>
        <w:t>CONTRATANTE</w:t>
      </w:r>
      <w:del w:id="136" w:author="CAPARROZ MOURI Bruna" w:date="2025-10-09T17:07:00Z" w16du:dateUtc="2025-10-09T20:07:00Z">
        <w:r w:rsidRPr="00784819" w:rsidDel="0090669A">
          <w:rPr>
            <w:rStyle w:val="Hyperlink"/>
            <w:rFonts w:cs="Arial"/>
            <w:lang w:val="pt-BR"/>
          </w:rPr>
          <w:delText>group.com/sites/</w:delText>
        </w:r>
      </w:del>
      <w:r w:rsidR="000D068A">
        <w:rPr>
          <w:rStyle w:val="Hyperlink"/>
          <w:rFonts w:cs="Arial"/>
          <w:lang w:val="pt-BR"/>
        </w:rPr>
        <w:t>CONTRATANTE</w:t>
      </w:r>
      <w:del w:id="137" w:author="CAPARROZ MOURI Bruna" w:date="2025-10-09T17:07:00Z" w16du:dateUtc="2025-10-09T20:07:00Z">
        <w:r w:rsidRPr="00784819" w:rsidDel="0090669A">
          <w:rPr>
            <w:rStyle w:val="Hyperlink"/>
            <w:rFonts w:cs="Arial"/>
            <w:lang w:val="pt-BR"/>
          </w:rPr>
          <w:delText>-group/files/governance/code-of-conduct/syn-240-sg-coc-portuguese-aw3a-lr.pdf</w:delText>
        </w:r>
        <w:r w:rsidDel="0090669A">
          <w:fldChar w:fldCharType="end"/>
        </w:r>
        <w:r w:rsidDel="0090669A">
          <w:rPr>
            <w:rFonts w:cs="Arial"/>
            <w:lang w:val="pt-BR"/>
          </w:rPr>
          <w:delText xml:space="preserve"> ), assim como declara conhecer e aplicar integralmente as obrigações contidas no Documento “Código de Conduta do Fornecedor </w:delText>
        </w:r>
      </w:del>
      <w:r w:rsidR="000D068A">
        <w:rPr>
          <w:rFonts w:cs="Arial"/>
          <w:lang w:val="pt-BR"/>
        </w:rPr>
        <w:t>CONTRATANTE</w:t>
      </w:r>
      <w:del w:id="138" w:author="CAPARROZ MOURI Bruna" w:date="2025-10-09T17:07:00Z" w16du:dateUtc="2025-10-09T20:07:00Z">
        <w:r w:rsidDel="0090669A">
          <w:rPr>
            <w:rFonts w:cs="Arial"/>
            <w:lang w:val="pt-BR"/>
          </w:rPr>
          <w:delText xml:space="preserve">” ( </w:delText>
        </w:r>
        <w:r w:rsidDel="0090669A">
          <w:fldChar w:fldCharType="begin"/>
        </w:r>
        <w:r w:rsidRPr="00DA2250" w:rsidDel="0090669A">
          <w:rPr>
            <w:lang w:val="pt-BR"/>
            <w:rPrChange w:id="139" w:author="CAPARROZ MOURI Bruna" w:date="2025-10-09T13:05:00Z" w16du:dateUtc="2025-10-09T16:05:00Z">
              <w:rPr>
                <w:b w:val="0"/>
              </w:rPr>
            </w:rPrChange>
          </w:rPr>
          <w:delInstrText>HYPERLINK "https://www.syngenta.com/sites/syngenta/files/code-of-conduct/SCC_BRAZILIAN%20PORTUGUESE.pdf"</w:delInstrText>
        </w:r>
        <w:r w:rsidDel="0090669A">
          <w:fldChar w:fldCharType="separate"/>
        </w:r>
        <w:r w:rsidRPr="00784819" w:rsidDel="0090669A">
          <w:rPr>
            <w:rStyle w:val="Hyperlink"/>
            <w:rFonts w:cs="Arial"/>
            <w:lang w:val="pt-BR"/>
          </w:rPr>
          <w:delText>https://www.</w:delText>
        </w:r>
      </w:del>
      <w:r w:rsidR="000D068A">
        <w:rPr>
          <w:rStyle w:val="Hyperlink"/>
          <w:rFonts w:cs="Arial"/>
          <w:lang w:val="pt-BR"/>
        </w:rPr>
        <w:t>CONTRATANTE</w:t>
      </w:r>
      <w:del w:id="140" w:author="CAPARROZ MOURI Bruna" w:date="2025-10-09T17:07:00Z" w16du:dateUtc="2025-10-09T20:07:00Z">
        <w:r w:rsidRPr="00784819" w:rsidDel="0090669A">
          <w:rPr>
            <w:rStyle w:val="Hyperlink"/>
            <w:rFonts w:cs="Arial"/>
            <w:lang w:val="pt-BR"/>
          </w:rPr>
          <w:delText>.com/sites/</w:delText>
        </w:r>
      </w:del>
      <w:r w:rsidR="000D068A">
        <w:rPr>
          <w:rStyle w:val="Hyperlink"/>
          <w:rFonts w:cs="Arial"/>
          <w:lang w:val="pt-BR"/>
        </w:rPr>
        <w:t>CONTRATANTE</w:t>
      </w:r>
      <w:del w:id="141" w:author="CAPARROZ MOURI Bruna" w:date="2025-10-09T17:07:00Z" w16du:dateUtc="2025-10-09T20:07:00Z">
        <w:r w:rsidRPr="00784819" w:rsidDel="0090669A">
          <w:rPr>
            <w:rStyle w:val="Hyperlink"/>
            <w:rFonts w:cs="Arial"/>
            <w:lang w:val="pt-BR"/>
          </w:rPr>
          <w:delText>/files/code-of-conduct/SCC_BRAZILIAN%20PORTUGUESE.pdf</w:delText>
        </w:r>
        <w:r w:rsidDel="0090669A">
          <w:fldChar w:fldCharType="end"/>
        </w:r>
        <w:r w:rsidR="00F964C0" w:rsidRPr="00A5187C" w:rsidDel="0090669A">
          <w:rPr>
            <w:rFonts w:cs="Arial"/>
            <w:lang w:val="pt-BR"/>
          </w:rPr>
          <w:delText xml:space="preserve"> ).  Para fins desta cláusula, entende-se por “fornecedor” a </w:delText>
        </w:r>
        <w:r w:rsidR="00F964C0" w:rsidRPr="00A5187C" w:rsidDel="0090669A">
          <w:rPr>
            <w:rFonts w:cs="Arial"/>
            <w:lang w:val="pt-BR"/>
          </w:rPr>
          <w:lastRenderedPageBreak/>
          <w:delText>CONTRATADA. A EMPRESA concorda que, no cumprimento das obrigações por ela ora assumidas, adotará um padrão de conduta ética em total conformidade com os princípios e regras descritos nos referidos documentos</w:delText>
        </w:r>
        <w:commentRangeStart w:id="142"/>
        <w:r w:rsidR="00F964C0" w:rsidRPr="00A5187C" w:rsidDel="0090669A">
          <w:rPr>
            <w:rFonts w:cs="Arial"/>
            <w:lang w:val="pt-BR"/>
          </w:rPr>
          <w:delText>.</w:delText>
        </w:r>
      </w:del>
      <w:ins w:id="143" w:author="CAPARROZ MOURI Bruna" w:date="2025-10-09T17:08:00Z" w16du:dateUtc="2025-10-09T20:08:00Z">
        <w:r w:rsidR="00DC0B40" w:rsidRPr="00DC0B40">
          <w:rPr>
            <w:lang w:val="pt-PT"/>
          </w:rPr>
          <w:t xml:space="preserve"> </w:t>
        </w:r>
        <w:r w:rsidR="00DC0B40" w:rsidRPr="00BC2958">
          <w:rPr>
            <w:lang w:val="pt-PT"/>
          </w:rPr>
          <w:t xml:space="preserve">Cada Parte declara ter ciência e pleno conhecimento do Código de Ética e Conduta da outra Parte, comprometendo-se, entretanto, a cumprir e observar todas as disposições de seu próprio Código de Ética e Conduta, de forma a assegurar a conformidade com a legislação vigente, em especial com as Leis Anticorrupção. O Código de Conduta da Contratada pode ser encontrado através do link: </w:t>
        </w:r>
        <w:r w:rsidR="00DC0B40">
          <w:fldChar w:fldCharType="begin"/>
        </w:r>
        <w:r w:rsidR="00DC0B40" w:rsidRPr="00DC0B40">
          <w:rPr>
            <w:lang w:val="pt-BR"/>
            <w:rPrChange w:id="144" w:author="CAPARROZ MOURI Bruna" w:date="2025-10-09T17:08:00Z" w16du:dateUtc="2025-10-09T20:08:00Z">
              <w:rPr>
                <w:b w:val="0"/>
              </w:rPr>
            </w:rPrChange>
          </w:rPr>
          <w:instrText>HYPERLINK "https://sonepar.sharepoint.com/sites/BR_Sou_Sonepar/SitePages/Compliance-e-Jur%C3%ADdico.aspx"</w:instrText>
        </w:r>
        <w:r w:rsidR="00DC0B40">
          <w:fldChar w:fldCharType="separate"/>
        </w:r>
        <w:r w:rsidR="00DC0B40" w:rsidRPr="00BC2958">
          <w:rPr>
            <w:rStyle w:val="Hyperlink"/>
            <w:lang w:val="pt-PT"/>
          </w:rPr>
          <w:t>https://sonepar.sharepoint.com/sites/BR_Sou_Sonepar/SitePages/Compliance-e-Jur%C3%ADdico.aspx</w:t>
        </w:r>
        <w:r w:rsidR="00DC0B40">
          <w:fldChar w:fldCharType="end"/>
        </w:r>
      </w:ins>
      <w:commentRangeEnd w:id="142"/>
      <w:ins w:id="145" w:author="CAPARROZ MOURI Bruna" w:date="2025-10-09T17:10:00Z" w16du:dateUtc="2025-10-09T20:10:00Z">
        <w:r w:rsidR="005157B0">
          <w:rPr>
            <w:rStyle w:val="Refdecomentrio"/>
            <w:rFonts w:cs="Mangal"/>
          </w:rPr>
          <w:commentReference w:id="142"/>
        </w:r>
      </w:ins>
    </w:p>
    <w:p w14:paraId="6796896B" w14:textId="5322DC90"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 xml:space="preserve">14.2. </w:t>
      </w:r>
      <w:r w:rsidRPr="00A5187C">
        <w:rPr>
          <w:rFonts w:eastAsiaTheme="minorHAnsi" w:cs="Arial"/>
          <w:b w:val="0"/>
          <w:snapToGrid/>
          <w:szCs w:val="22"/>
          <w:u w:val="none"/>
          <w:lang w:val="pt-BR"/>
        </w:rPr>
        <w:tab/>
        <w:t xml:space="preserve">As Partes não utilizarão práticas de trabalho forçado, ilegal, infantil, em condições semelhantes </w:t>
      </w:r>
      <w:proofErr w:type="gramStart"/>
      <w:r w:rsidRPr="00A5187C">
        <w:rPr>
          <w:rFonts w:eastAsiaTheme="minorHAnsi" w:cs="Arial"/>
          <w:b w:val="0"/>
          <w:snapToGrid/>
          <w:szCs w:val="22"/>
          <w:u w:val="none"/>
          <w:lang w:val="pt-BR"/>
        </w:rPr>
        <w:t>a</w:t>
      </w:r>
      <w:proofErr w:type="gramEnd"/>
      <w:r w:rsidRPr="00A5187C">
        <w:rPr>
          <w:rFonts w:eastAsiaTheme="minorHAnsi" w:cs="Arial"/>
          <w:b w:val="0"/>
          <w:snapToGrid/>
          <w:szCs w:val="22"/>
          <w:u w:val="none"/>
          <w:lang w:val="pt-BR"/>
        </w:rPr>
        <w:t xml:space="preserve"> de escravo ou degradantes, garantido ao trabalhador condições justas de salário e jornada de trabalho e respeitando a liberdade sindical, tudo em conformidade com o previsto em lei.</w:t>
      </w:r>
    </w:p>
    <w:p w14:paraId="1522B49A" w14:textId="7B746A08"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 xml:space="preserve">14.3. </w:t>
      </w:r>
      <w:r w:rsidRPr="00A5187C">
        <w:rPr>
          <w:rFonts w:eastAsiaTheme="minorHAnsi" w:cs="Arial"/>
          <w:b w:val="0"/>
          <w:snapToGrid/>
          <w:szCs w:val="22"/>
          <w:u w:val="none"/>
          <w:lang w:val="pt-BR"/>
        </w:rPr>
        <w:tab/>
        <w:t>A CONTRATADA assegura e compromete-se a assegurar que todos os seus contratados, subcontratados, empregados, colaboradores, agentes e representantes cumprem integralmente todas as leis e regulamentos brasileiros aplicáveis ao cumprimento do presente Contrato, incluindo, mas não se limitando, a legislação brasileira anticorrupção (Lei nº 12.846/2013), bem como a Lei Norte-Americana contra Práticas de Corrupção no Exterior (</w:t>
      </w:r>
      <w:proofErr w:type="spellStart"/>
      <w:r w:rsidRPr="00A5187C">
        <w:rPr>
          <w:rFonts w:eastAsiaTheme="minorHAnsi" w:cs="Arial"/>
          <w:b w:val="0"/>
          <w:snapToGrid/>
          <w:szCs w:val="22"/>
          <w:u w:val="none"/>
          <w:lang w:val="pt-BR"/>
        </w:rPr>
        <w:t>Foreign</w:t>
      </w:r>
      <w:proofErr w:type="spellEnd"/>
      <w:r w:rsidRPr="00A5187C">
        <w:rPr>
          <w:rFonts w:eastAsiaTheme="minorHAnsi" w:cs="Arial"/>
          <w:b w:val="0"/>
          <w:snapToGrid/>
          <w:szCs w:val="22"/>
          <w:u w:val="none"/>
          <w:lang w:val="pt-BR"/>
        </w:rPr>
        <w:t xml:space="preserve"> </w:t>
      </w:r>
      <w:proofErr w:type="spellStart"/>
      <w:r w:rsidRPr="00A5187C">
        <w:rPr>
          <w:rFonts w:eastAsiaTheme="minorHAnsi" w:cs="Arial"/>
          <w:b w:val="0"/>
          <w:snapToGrid/>
          <w:szCs w:val="22"/>
          <w:u w:val="none"/>
          <w:lang w:val="pt-BR"/>
        </w:rPr>
        <w:t>Corrupt</w:t>
      </w:r>
      <w:proofErr w:type="spellEnd"/>
      <w:r w:rsidRPr="00A5187C">
        <w:rPr>
          <w:rFonts w:eastAsiaTheme="minorHAnsi" w:cs="Arial"/>
          <w:b w:val="0"/>
          <w:snapToGrid/>
          <w:szCs w:val="22"/>
          <w:u w:val="none"/>
          <w:lang w:val="pt-BR"/>
        </w:rPr>
        <w:t xml:space="preserve"> </w:t>
      </w:r>
      <w:proofErr w:type="spellStart"/>
      <w:r w:rsidRPr="00A5187C">
        <w:rPr>
          <w:rFonts w:eastAsiaTheme="minorHAnsi" w:cs="Arial"/>
          <w:b w:val="0"/>
          <w:snapToGrid/>
          <w:szCs w:val="22"/>
          <w:u w:val="none"/>
          <w:lang w:val="pt-BR"/>
        </w:rPr>
        <w:t>Practices</w:t>
      </w:r>
      <w:proofErr w:type="spellEnd"/>
      <w:r w:rsidRPr="00A5187C">
        <w:rPr>
          <w:rFonts w:eastAsiaTheme="minorHAnsi" w:cs="Arial"/>
          <w:b w:val="0"/>
          <w:snapToGrid/>
          <w:szCs w:val="22"/>
          <w:u w:val="none"/>
          <w:lang w:val="pt-BR"/>
        </w:rPr>
        <w:t xml:space="preserve"> </w:t>
      </w:r>
      <w:proofErr w:type="spellStart"/>
      <w:r w:rsidRPr="00A5187C">
        <w:rPr>
          <w:rFonts w:eastAsiaTheme="minorHAnsi" w:cs="Arial"/>
          <w:b w:val="0"/>
          <w:snapToGrid/>
          <w:szCs w:val="22"/>
          <w:u w:val="none"/>
          <w:lang w:val="pt-BR"/>
        </w:rPr>
        <w:t>Act</w:t>
      </w:r>
      <w:proofErr w:type="spellEnd"/>
      <w:r w:rsidRPr="00A5187C">
        <w:rPr>
          <w:rFonts w:eastAsiaTheme="minorHAnsi" w:cs="Arial"/>
          <w:b w:val="0"/>
          <w:snapToGrid/>
          <w:szCs w:val="22"/>
          <w:u w:val="none"/>
          <w:lang w:val="pt-BR"/>
        </w:rPr>
        <w:t xml:space="preserve"> - “FCPA”) e a Lei de Suborno do Reino Unido (UK </w:t>
      </w:r>
      <w:proofErr w:type="spellStart"/>
      <w:r w:rsidRPr="00A5187C">
        <w:rPr>
          <w:rFonts w:eastAsiaTheme="minorHAnsi" w:cs="Arial"/>
          <w:b w:val="0"/>
          <w:snapToGrid/>
          <w:szCs w:val="22"/>
          <w:u w:val="none"/>
          <w:lang w:val="pt-BR"/>
        </w:rPr>
        <w:t>Bribery</w:t>
      </w:r>
      <w:proofErr w:type="spellEnd"/>
      <w:r w:rsidRPr="00A5187C">
        <w:rPr>
          <w:rFonts w:eastAsiaTheme="minorHAnsi" w:cs="Arial"/>
          <w:b w:val="0"/>
          <w:snapToGrid/>
          <w:szCs w:val="22"/>
          <w:u w:val="none"/>
          <w:lang w:val="pt-BR"/>
        </w:rPr>
        <w:t xml:space="preserve"> </w:t>
      </w:r>
      <w:proofErr w:type="spellStart"/>
      <w:r w:rsidRPr="00A5187C">
        <w:rPr>
          <w:rFonts w:eastAsiaTheme="minorHAnsi" w:cs="Arial"/>
          <w:b w:val="0"/>
          <w:snapToGrid/>
          <w:szCs w:val="22"/>
          <w:u w:val="none"/>
          <w:lang w:val="pt-BR"/>
        </w:rPr>
        <w:t>Act</w:t>
      </w:r>
      <w:proofErr w:type="spellEnd"/>
      <w:r w:rsidRPr="00A5187C">
        <w:rPr>
          <w:rFonts w:eastAsiaTheme="minorHAnsi" w:cs="Arial"/>
          <w:b w:val="0"/>
          <w:snapToGrid/>
          <w:szCs w:val="22"/>
          <w:u w:val="none"/>
          <w:lang w:val="pt-BR"/>
        </w:rPr>
        <w:t xml:space="preserve"> - “UKBA”), declarando ainda que permanecerá em conformidade com tais normas durante a vigência do presente Contrato.</w:t>
      </w:r>
    </w:p>
    <w:p w14:paraId="6F77438C" w14:textId="7AC48078"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 xml:space="preserve">14.4. </w:t>
      </w:r>
      <w:r w:rsidRPr="00A5187C">
        <w:rPr>
          <w:rFonts w:eastAsiaTheme="minorHAnsi" w:cs="Arial"/>
          <w:b w:val="0"/>
          <w:snapToGrid/>
          <w:szCs w:val="22"/>
          <w:u w:val="none"/>
          <w:lang w:val="pt-BR"/>
        </w:rPr>
        <w:tab/>
        <w:t>A CONTRATADA garante que nenhum proprietário, sócio, diretor, gerente ou empregado seu ou de qualquer de suas afiliadas (incluindo-se qualquer parente muito próximo de tais pessoas) é funcionário público, que estaria em condições de influenciar ou auferir qualquer vantagem para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durante a vigência deste Contrato, a menos que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seja notificada pela CONTRATADA com antecedência e aprove por escrito. Deverá a CONTRATADA notificar imediatamente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caso tal condição se altere.</w:t>
      </w:r>
    </w:p>
    <w:p w14:paraId="4D673643" w14:textId="01F63B36"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 xml:space="preserve">14.5. </w:t>
      </w:r>
      <w:r w:rsidRPr="00A5187C">
        <w:rPr>
          <w:rFonts w:eastAsiaTheme="minorHAnsi" w:cs="Arial"/>
          <w:b w:val="0"/>
          <w:snapToGrid/>
          <w:szCs w:val="22"/>
          <w:u w:val="none"/>
          <w:lang w:val="pt-BR"/>
        </w:rPr>
        <w:tab/>
        <w:t xml:space="preserve">A CONTRATADA declara que possui Programa de Compliance e/ou Integridade e canal de denúncias próprios, assegurando que todos os seus empregados, colaboradores (próprios ou terceiros), agentes e representantes recebem, com periodicidade razoável, treinamentos sobre tal Programa, obrigando-se a CONTRATADA a manter registro de tais treinamentos e a compartilhá-los com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sempre que solicitado.</w:t>
      </w:r>
    </w:p>
    <w:p w14:paraId="0B999178" w14:textId="5ED4B136"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14.6</w:t>
      </w:r>
      <w:del w:id="146" w:author="CAPARROZ MOURI Bruna" w:date="2025-10-09T17:14:00Z" w16du:dateUtc="2025-10-09T20:14:00Z">
        <w:r w:rsidRPr="00A5187C" w:rsidDel="00126769">
          <w:rPr>
            <w:rFonts w:eastAsiaTheme="minorHAnsi" w:cs="Arial"/>
            <w:b w:val="0"/>
            <w:snapToGrid/>
            <w:szCs w:val="22"/>
            <w:u w:val="none"/>
            <w:lang w:val="pt-BR"/>
          </w:rPr>
          <w:delText xml:space="preserve">. </w:delText>
        </w:r>
        <w:r w:rsidRPr="00A5187C" w:rsidDel="00126769">
          <w:rPr>
            <w:rFonts w:eastAsiaTheme="minorHAnsi" w:cs="Arial"/>
            <w:b w:val="0"/>
            <w:snapToGrid/>
            <w:szCs w:val="22"/>
            <w:u w:val="none"/>
            <w:lang w:val="pt-BR"/>
          </w:rPr>
          <w:tab/>
          <w:delText xml:space="preserve">No caso de descumprimento pela CONTRATADA de qualquer regra ou princípio previstos neste capítulo, a mesma se compromete a defender a </w:delText>
        </w:r>
      </w:del>
      <w:r w:rsidR="000D068A">
        <w:rPr>
          <w:rFonts w:eastAsiaTheme="minorHAnsi" w:cs="Arial"/>
          <w:b w:val="0"/>
          <w:snapToGrid/>
          <w:szCs w:val="22"/>
          <w:u w:val="none"/>
          <w:lang w:val="pt-BR"/>
        </w:rPr>
        <w:t>CONTRATANTE</w:t>
      </w:r>
      <w:del w:id="147" w:author="CAPARROZ MOURI Bruna" w:date="2025-10-09T17:14:00Z" w16du:dateUtc="2025-10-09T20:14:00Z">
        <w:r w:rsidRPr="00A5187C" w:rsidDel="00126769">
          <w:rPr>
            <w:rFonts w:eastAsiaTheme="minorHAnsi" w:cs="Arial"/>
            <w:b w:val="0"/>
            <w:snapToGrid/>
            <w:szCs w:val="22"/>
            <w:u w:val="none"/>
            <w:lang w:val="pt-BR"/>
          </w:rPr>
          <w:delText>, seus empregados e afiliadas contra toda e qualquer ação, procedimento ou reclamação, e indenizar ou mantê-los todos indenes por todo e qualquer custo incorrido, bem como todos os valores pagos a título de condenação, multas, perdas e danos, restituições etc.</w:delText>
        </w:r>
      </w:del>
    </w:p>
    <w:p w14:paraId="1D6E5601" w14:textId="2B41778A"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14.7. </w:t>
      </w:r>
      <w:r w:rsidRPr="00A5187C">
        <w:rPr>
          <w:rFonts w:eastAsiaTheme="minorHAnsi" w:cs="Arial"/>
          <w:b w:val="0"/>
          <w:snapToGrid/>
          <w:szCs w:val="22"/>
          <w:u w:val="none"/>
          <w:lang w:val="pt-BR"/>
        </w:rPr>
        <w:tab/>
      </w:r>
      <w:commentRangeStart w:id="148"/>
      <w:r w:rsidRPr="00A5187C">
        <w:rPr>
          <w:rFonts w:eastAsiaTheme="minorHAnsi" w:cs="Arial"/>
          <w:b w:val="0"/>
          <w:snapToGrid/>
          <w:szCs w:val="22"/>
          <w:u w:val="none"/>
          <w:lang w:val="pt-BR"/>
        </w:rPr>
        <w:t xml:space="preserve">Se a CONTRATADA violar significativamente quaisquer das obrigações por ele assumidas nesta Cláusula,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poderá declarar imediatamente rescindido o presente Contrato ou quaisquer outros contratos celebrados com a CONTRATADA, sem prejuízo da obrigação de indenizar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por todos os danos, responsabilidades, custos ou despesas incorridas em virtude de tal violação.</w:t>
      </w:r>
      <w:commentRangeEnd w:id="148"/>
      <w:r w:rsidR="005E4EEA">
        <w:rPr>
          <w:rStyle w:val="Refdecomentrio"/>
          <w:rFonts w:asciiTheme="minorHAnsi" w:eastAsiaTheme="minorHAnsi" w:hAnsiTheme="minorHAnsi" w:cs="Mangal"/>
          <w:b w:val="0"/>
          <w:snapToGrid/>
          <w:u w:val="none"/>
        </w:rPr>
        <w:commentReference w:id="148"/>
      </w:r>
    </w:p>
    <w:p w14:paraId="2CE61AB0" w14:textId="1D69A430" w:rsidR="00A5187C" w:rsidRPr="00A5187C" w:rsidRDefault="00F964C0" w:rsidP="00774A11">
      <w:pPr>
        <w:pStyle w:val="SyngentaNumberedList1"/>
        <w:numPr>
          <w:ilvl w:val="0"/>
          <w:numId w:val="0"/>
        </w:numPr>
        <w:ind w:left="709" w:hanging="709"/>
        <w:rPr>
          <w:rFonts w:eastAsiaTheme="minorHAnsi" w:cs="Arial"/>
          <w:b w:val="0"/>
          <w:snapToGrid/>
          <w:szCs w:val="22"/>
          <w:u w:val="none"/>
          <w:lang w:val="pt-BR"/>
        </w:rPr>
      </w:pPr>
      <w:r w:rsidRPr="00A5187C">
        <w:rPr>
          <w:rFonts w:eastAsiaTheme="minorHAnsi" w:cs="Arial"/>
          <w:b w:val="0"/>
          <w:snapToGrid/>
          <w:szCs w:val="22"/>
          <w:u w:val="none"/>
          <w:lang w:val="pt-BR"/>
        </w:rPr>
        <w:t>14.8. </w:t>
      </w:r>
      <w:r w:rsidRPr="00A5187C">
        <w:rPr>
          <w:rFonts w:eastAsiaTheme="minorHAnsi" w:cs="Arial"/>
          <w:b w:val="0"/>
          <w:snapToGrid/>
          <w:szCs w:val="22"/>
          <w:u w:val="none"/>
          <w:lang w:val="pt-BR"/>
        </w:rPr>
        <w:tab/>
        <w:t xml:space="preserve">A CONTRATADA deverá, imediatamente, reportar qualquer violação ou suspeita de violação das regras e princípios de ética e integridade previstos neste Capítulo e nos documentos aqui referenciados para o canal de denúncia de Compliance da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através do e-mail </w:t>
      </w:r>
      <w:r w:rsidR="00A5187C">
        <w:lastRenderedPageBreak/>
        <w:fldChar w:fldCharType="begin"/>
      </w:r>
      <w:r w:rsidR="00A5187C" w:rsidRPr="00DA2250">
        <w:rPr>
          <w:lang w:val="pt-BR"/>
          <w:rPrChange w:id="149" w:author="CAPARROZ MOURI Bruna" w:date="2025-10-09T13:02:00Z" w16du:dateUtc="2025-10-09T16:02:00Z">
            <w:rPr/>
          </w:rPrChange>
        </w:rPr>
        <w:instrText>HYPERLINK "mailto:compliance.brasil@syngenta.com"</w:instrText>
      </w:r>
      <w:r w:rsidR="00A5187C">
        <w:fldChar w:fldCharType="separate"/>
      </w:r>
      <w:r w:rsidR="00A5187C" w:rsidRPr="00A5187C">
        <w:rPr>
          <w:rFonts w:eastAsiaTheme="minorHAnsi" w:cs="Arial"/>
          <w:b w:val="0"/>
          <w:snapToGrid/>
          <w:szCs w:val="22"/>
          <w:u w:val="none"/>
          <w:lang w:val="pt-BR"/>
        </w:rPr>
        <w:t>compliance.brasil@</w:t>
      </w:r>
      <w:r w:rsidR="000D068A">
        <w:rPr>
          <w:rFonts w:eastAsiaTheme="minorHAnsi" w:cs="Arial"/>
          <w:b w:val="0"/>
          <w:snapToGrid/>
          <w:szCs w:val="22"/>
          <w:u w:val="none"/>
          <w:lang w:val="pt-BR"/>
        </w:rPr>
        <w:t>CONTRATANTE</w:t>
      </w:r>
      <w:r w:rsidR="00A5187C" w:rsidRPr="00A5187C">
        <w:rPr>
          <w:rFonts w:eastAsiaTheme="minorHAnsi" w:cs="Arial"/>
          <w:b w:val="0"/>
          <w:snapToGrid/>
          <w:szCs w:val="22"/>
          <w:u w:val="none"/>
          <w:lang w:val="pt-BR"/>
        </w:rPr>
        <w:t>.com</w:t>
      </w:r>
      <w:r w:rsidR="00A5187C">
        <w:fldChar w:fldCharType="end"/>
      </w:r>
      <w:r w:rsidRPr="00A5187C">
        <w:rPr>
          <w:rFonts w:eastAsiaTheme="minorHAnsi" w:cs="Arial"/>
          <w:b w:val="0"/>
          <w:snapToGrid/>
          <w:szCs w:val="22"/>
          <w:u w:val="none"/>
          <w:lang w:val="pt-BR"/>
        </w:rPr>
        <w:t xml:space="preserve">, devendo, ainda, cooperar em qualquer investigação conduzida pela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Todos os casos reportados diretamente à CONTRATADA que envolvam a </w:t>
      </w:r>
      <w:r w:rsidR="000D068A">
        <w:rPr>
          <w:rFonts w:eastAsiaTheme="minorHAnsi" w:cs="Arial"/>
          <w:b w:val="0"/>
          <w:snapToGrid/>
          <w:szCs w:val="22"/>
          <w:u w:val="none"/>
          <w:lang w:val="pt-BR"/>
        </w:rPr>
        <w:t>CONTRATANTE</w:t>
      </w:r>
      <w:r w:rsidRPr="00A5187C">
        <w:rPr>
          <w:rFonts w:eastAsiaTheme="minorHAnsi" w:cs="Arial"/>
          <w:b w:val="0"/>
          <w:snapToGrid/>
          <w:szCs w:val="22"/>
          <w:u w:val="none"/>
          <w:lang w:val="pt-BR"/>
        </w:rPr>
        <w:t xml:space="preserve">, direta ou indiretamente, deverão ser discutidos entre as Partes e quaisquer medidas cabíveis somente deverão ser tomadas mediante comum </w:t>
      </w:r>
      <w:proofErr w:type="gramStart"/>
      <w:r w:rsidRPr="00A5187C">
        <w:rPr>
          <w:rFonts w:eastAsiaTheme="minorHAnsi" w:cs="Arial"/>
          <w:b w:val="0"/>
          <w:snapToGrid/>
          <w:szCs w:val="22"/>
          <w:u w:val="none"/>
          <w:lang w:val="pt-BR"/>
        </w:rPr>
        <w:t>acordo..</w:t>
      </w:r>
      <w:proofErr w:type="gramEnd"/>
      <w:r w:rsidRPr="00A5187C">
        <w:rPr>
          <w:rFonts w:eastAsiaTheme="minorHAnsi" w:cs="Arial"/>
          <w:b w:val="0"/>
          <w:snapToGrid/>
          <w:szCs w:val="22"/>
          <w:u w:val="none"/>
          <w:lang w:val="pt-BR"/>
        </w:rPr>
        <w:t xml:space="preserve"> Eventuais prejuízos decorrentes do não cumprimento desta obrigação pela CONTRATADA deverão ser integralmente indenizados pela CONTRATADA.</w:t>
      </w:r>
    </w:p>
    <w:p w14:paraId="05D692BE" w14:textId="77777777" w:rsidR="00A5187C" w:rsidRPr="00A5187C" w:rsidRDefault="00A5187C" w:rsidP="00A5187C">
      <w:pPr>
        <w:pStyle w:val="SyngentaNumberedList1BodyText"/>
        <w:rPr>
          <w:lang w:val="pt-BR"/>
        </w:rPr>
      </w:pPr>
    </w:p>
    <w:p w14:paraId="7108FD74" w14:textId="77777777" w:rsidR="00914D37" w:rsidRPr="00207CE1" w:rsidRDefault="00F964C0" w:rsidP="00EF01FF">
      <w:pPr>
        <w:pStyle w:val="SyngentaNumberedList1"/>
        <w:rPr>
          <w:rFonts w:eastAsia="Arial" w:cs="Arial"/>
          <w:szCs w:val="22"/>
        </w:rPr>
      </w:pPr>
      <w:r w:rsidRPr="00207CE1">
        <w:rPr>
          <w:rFonts w:eastAsia="Arial" w:cs="Arial"/>
          <w:szCs w:val="22"/>
        </w:rPr>
        <w:t>DISPOSIÇÕES GERAIS</w:t>
      </w:r>
    </w:p>
    <w:p w14:paraId="00F0304C" w14:textId="77777777" w:rsidR="00914D37" w:rsidRPr="00207CE1" w:rsidRDefault="00F964C0" w:rsidP="00EF01FF">
      <w:pPr>
        <w:pStyle w:val="SyngentaNumberedList2"/>
        <w:rPr>
          <w:rFonts w:cs="Arial"/>
          <w:szCs w:val="22"/>
          <w:lang w:val="pt-BR"/>
        </w:rPr>
      </w:pPr>
      <w:bookmarkStart w:id="150" w:name="_Hlk117181900"/>
      <w:r w:rsidRPr="00207CE1">
        <w:rPr>
          <w:rFonts w:cs="Arial"/>
          <w:szCs w:val="22"/>
          <w:lang w:val="pt-BR"/>
        </w:rPr>
        <w:t>O Contrato representa o total entendimento entre as Partes em relação à matéria aqui tratada, devendo prevalecer sobre quaisquer outros entendimentos prévios sobre a mesma matéria, sejam estes verbais ou escritos.</w:t>
      </w:r>
    </w:p>
    <w:p w14:paraId="19798F7B" w14:textId="77777777" w:rsidR="00914D37" w:rsidRPr="00207CE1" w:rsidRDefault="00F964C0" w:rsidP="00EF01FF">
      <w:pPr>
        <w:pStyle w:val="SyngentaNumberedList2"/>
        <w:rPr>
          <w:rFonts w:cs="Arial"/>
          <w:szCs w:val="22"/>
          <w:lang w:val="pt-BR"/>
        </w:rPr>
      </w:pPr>
      <w:r w:rsidRPr="00207CE1">
        <w:rPr>
          <w:rFonts w:cs="Arial"/>
          <w:szCs w:val="22"/>
          <w:lang w:val="pt-BR"/>
        </w:rPr>
        <w:t>Em caso de dúvida na execução do Contrato, esta deverá ser dirimida de modo a atender as especificações técnicas do objeto contratado, como condição mínima essencial a ser satisfeita pelas Partes.</w:t>
      </w:r>
    </w:p>
    <w:p w14:paraId="67821A2E" w14:textId="77777777" w:rsidR="00914D37" w:rsidRPr="00207CE1" w:rsidRDefault="00F964C0" w:rsidP="00EF01FF">
      <w:pPr>
        <w:pStyle w:val="SyngentaNumberedList2"/>
        <w:rPr>
          <w:rFonts w:cs="Arial"/>
          <w:szCs w:val="22"/>
          <w:lang w:val="pt-BR"/>
        </w:rPr>
      </w:pPr>
      <w:r w:rsidRPr="00207CE1">
        <w:rPr>
          <w:rFonts w:cs="Arial"/>
          <w:szCs w:val="22"/>
          <w:lang w:val="pt-BR"/>
        </w:rPr>
        <w:t>Qualquer omissão, incorreção ou discrepância, eventualmente encontrada no Contrato, pela CONTRATADA, no decorrer da sua execução deverá ser imediatamente comunicada à CONTRATANTE para correção, garantindo o fiel cumprimento do objeto contratado, não importando tal fato em novação e/ou modificações que possa justificar alteração de qualquer condição contratual.</w:t>
      </w:r>
    </w:p>
    <w:p w14:paraId="05333A68"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O não exercício pelas Partes de faculdades e/ou direitos garantidos por lei ou Contrato, com os respectivos documentos aplicáveis, não significará renúncia ou novação, podendo as Partes exercê-los a qualquer momento e não alterarão, de modo algum, as condições estipuladas no Contrato, nem obrigarão as Partes relativamente a vencimentos ou inadimplementos futuros.</w:t>
      </w:r>
    </w:p>
    <w:p w14:paraId="195461EE" w14:textId="77777777" w:rsidR="00D14B91" w:rsidRPr="00207CE1" w:rsidRDefault="00F964C0" w:rsidP="00EF01FF">
      <w:pPr>
        <w:pStyle w:val="SyngentaNumberedList2"/>
        <w:rPr>
          <w:rFonts w:cs="Arial"/>
          <w:szCs w:val="22"/>
          <w:lang w:val="pt-BR"/>
        </w:rPr>
      </w:pPr>
      <w:r w:rsidRPr="00207CE1">
        <w:rPr>
          <w:rFonts w:cs="Arial"/>
          <w:szCs w:val="22"/>
          <w:lang w:val="pt-BR"/>
        </w:rPr>
        <w:t>Nenhuma disposição deste Contrato será interpretada como constitutiva de associação, sociedade ou representação entre as partes, bem como não faz surgir relação de empregador e empregado, mestre e servidor, mandante e mandatário ou consorciados entre as Partes ou entre uma das partes e qualquer empregado ou contratado da outra parte.</w:t>
      </w:r>
    </w:p>
    <w:p w14:paraId="553D9923" w14:textId="77777777" w:rsidR="00D14B91" w:rsidRPr="00207CE1" w:rsidRDefault="00F964C0" w:rsidP="00EF01FF">
      <w:pPr>
        <w:pStyle w:val="SyngentaNumberedList2"/>
        <w:rPr>
          <w:rFonts w:cs="Arial"/>
          <w:szCs w:val="22"/>
          <w:lang w:val="pt-BR"/>
        </w:rPr>
      </w:pPr>
      <w:r w:rsidRPr="00207CE1">
        <w:rPr>
          <w:rFonts w:cs="Arial"/>
          <w:szCs w:val="22"/>
          <w:lang w:val="pt-BR"/>
        </w:rPr>
        <w:t>O relacionamento entre as partes será regido pelos termos do presente Contrato e não se estenderá a outras atividades, operações ou contratos, salvo conforme neste ato especificado, nem será considerado de forma a constituir uma sociedade em nome coletivo entre elas. Nenhuma das partes será considerada um agente da outra nem terá qualquer autoridade para obrigá-la.</w:t>
      </w:r>
    </w:p>
    <w:p w14:paraId="3728BDF7" w14:textId="77777777" w:rsidR="00914D37" w:rsidRPr="00207CE1" w:rsidRDefault="00F964C0" w:rsidP="00EF01FF">
      <w:pPr>
        <w:pStyle w:val="SyngentaNumberedList2"/>
        <w:rPr>
          <w:rFonts w:cs="Arial"/>
          <w:szCs w:val="22"/>
          <w:lang w:val="pt-BR"/>
        </w:rPr>
      </w:pPr>
      <w:r w:rsidRPr="00207CE1">
        <w:rPr>
          <w:rFonts w:cs="Arial"/>
          <w:szCs w:val="22"/>
          <w:lang w:val="pt-BR"/>
        </w:rPr>
        <w:t>A tolerância, por quaisquer das partes, ao descumprimento das obrigações contratuais praticadas pela outra, não importa na renúncia ou novação dos seus direitos, bem como não afetará o subsequente exercício destes.</w:t>
      </w:r>
    </w:p>
    <w:p w14:paraId="310C75F0" w14:textId="77777777" w:rsidR="00914D37" w:rsidRPr="00207CE1" w:rsidRDefault="00F964C0" w:rsidP="00EF01FF">
      <w:pPr>
        <w:pStyle w:val="SyngentaNumberedList2"/>
        <w:rPr>
          <w:rFonts w:cs="Arial"/>
          <w:szCs w:val="22"/>
          <w:lang w:val="pt-BR"/>
        </w:rPr>
      </w:pPr>
      <w:r w:rsidRPr="00207CE1">
        <w:rPr>
          <w:rFonts w:cs="Arial"/>
          <w:szCs w:val="22"/>
          <w:lang w:val="pt-BR"/>
        </w:rPr>
        <w:t xml:space="preserve">Para a devida realização do objeto contratado as Partes devem manter contatos preferencialmente por escrito, ressalvados os entendimentos verbais de rotina ou urgência. Estes últimos, </w:t>
      </w:r>
      <w:proofErr w:type="gramStart"/>
      <w:r w:rsidRPr="00207CE1">
        <w:rPr>
          <w:rFonts w:cs="Arial"/>
          <w:szCs w:val="22"/>
          <w:lang w:val="pt-BR"/>
        </w:rPr>
        <w:t>se não</w:t>
      </w:r>
      <w:proofErr w:type="gramEnd"/>
      <w:r w:rsidRPr="00207CE1">
        <w:rPr>
          <w:rFonts w:cs="Arial"/>
          <w:szCs w:val="22"/>
          <w:lang w:val="pt-BR"/>
        </w:rPr>
        <w:t xml:space="preserve"> de rotina, devem sempre ser confirmados por escrito dentro dos 3 (três) dias úteis posteriores.</w:t>
      </w:r>
    </w:p>
    <w:p w14:paraId="46153D6C" w14:textId="77777777" w:rsidR="00321906" w:rsidRPr="00321906" w:rsidRDefault="00F964C0" w:rsidP="00EF01FF">
      <w:pPr>
        <w:pStyle w:val="SyngentaNumberedList2"/>
        <w:rPr>
          <w:rStyle w:val="ui-provider"/>
          <w:rFonts w:cs="Arial"/>
          <w:szCs w:val="22"/>
          <w:lang w:val="pt-BR"/>
        </w:rPr>
      </w:pPr>
      <w:r w:rsidRPr="00321906">
        <w:rPr>
          <w:rStyle w:val="ui-provider"/>
          <w:lang w:val="pt-BR"/>
        </w:rPr>
        <w:t>Toda notificação de uma Parte à outra deverá ser enviada de forma que se assegure o seu recebimento. As Partes não poderão, em nenhum caso, fazer remissão a comunicação que não se possa demonstrar seu recebimento efetivo pela outra. Ficam estabelecidos como domicílios das Partes, para todos os efeitos, aqueles fixados no Contrato, e, qualquer troca de domicílio deverá ser imediatamente comunicada por escrito de uma à outra Parte.</w:t>
      </w:r>
    </w:p>
    <w:p w14:paraId="37E22BC8" w14:textId="77777777" w:rsidR="00914D37" w:rsidRPr="00207CE1" w:rsidRDefault="00F964C0" w:rsidP="00EF01FF">
      <w:pPr>
        <w:pStyle w:val="SyngentaNumberedList2"/>
        <w:rPr>
          <w:rFonts w:cs="Arial"/>
          <w:szCs w:val="22"/>
          <w:lang w:val="pt-BR"/>
        </w:rPr>
      </w:pPr>
      <w:r w:rsidRPr="00207CE1">
        <w:rPr>
          <w:rFonts w:cs="Arial"/>
          <w:szCs w:val="22"/>
          <w:lang w:val="pt-BR"/>
        </w:rPr>
        <w:lastRenderedPageBreak/>
        <w:t>Qualquer alteração das condições contratuais estipuladas, deverá ser efetuada pelas Partes através de aditamento contratual escrito.</w:t>
      </w:r>
    </w:p>
    <w:p w14:paraId="7AB65F6F" w14:textId="77777777" w:rsidR="00914D37" w:rsidRPr="00207CE1" w:rsidRDefault="00F964C0" w:rsidP="00EF01FF">
      <w:pPr>
        <w:pStyle w:val="SyngentaNumberedList2"/>
        <w:rPr>
          <w:rFonts w:cs="Arial"/>
          <w:szCs w:val="22"/>
          <w:lang w:val="pt-BR"/>
        </w:rPr>
      </w:pPr>
      <w:r w:rsidRPr="00207CE1">
        <w:rPr>
          <w:rFonts w:cs="Arial"/>
          <w:szCs w:val="22"/>
          <w:lang w:val="pt-BR"/>
        </w:rPr>
        <w:t>Fica expressamente ajustado que o presente Contrato, ou quaisquer direitos e obrigações dele decorrentes, não poderá ser objeto de cessão ou transferência, total ou parcial, gratuita ou onerosa, sem o prévio e expresso consentimento da outra Parte, salvo quando ocorrer entre sociedades pertencentes ao mesmo Grupo Econômico da CONTRATANTE.</w:t>
      </w:r>
    </w:p>
    <w:p w14:paraId="417825FA" w14:textId="77777777" w:rsidR="00914D37" w:rsidRPr="00207CE1" w:rsidRDefault="00F964C0" w:rsidP="00EF01FF">
      <w:pPr>
        <w:pStyle w:val="SyngentaNumberedList2"/>
        <w:rPr>
          <w:rFonts w:cs="Arial"/>
          <w:szCs w:val="22"/>
          <w:lang w:val="pt-BR"/>
        </w:rPr>
      </w:pPr>
      <w:r w:rsidRPr="00207CE1">
        <w:rPr>
          <w:rFonts w:cs="Arial"/>
          <w:szCs w:val="22"/>
          <w:lang w:val="pt-BR"/>
        </w:rPr>
        <w:t>Salvo determinação específica em contrário, o Contrato é firmado em caráter irrevogável e irretratável, e obriga, além das Partes, seus sucessores, qualquer que seja a forma de sucessão, em todos os direitos e obrigações assumidas por força do Contrato.</w:t>
      </w:r>
    </w:p>
    <w:p w14:paraId="3955BD04" w14:textId="77777777" w:rsidR="00914D37" w:rsidRPr="00207CE1" w:rsidRDefault="00F964C0" w:rsidP="00EF01FF">
      <w:pPr>
        <w:pStyle w:val="SyngentaNumberedList2"/>
        <w:rPr>
          <w:rFonts w:cs="Arial"/>
          <w:szCs w:val="22"/>
          <w:lang w:val="pt-BR"/>
        </w:rPr>
      </w:pPr>
      <w:r w:rsidRPr="00207CE1">
        <w:rPr>
          <w:rFonts w:cs="Arial"/>
          <w:szCs w:val="22"/>
          <w:lang w:val="pt-BR"/>
        </w:rPr>
        <w:t>Em todas as questões relativas ao Contrato, a CONTRATANTE e a CONTRATADA agirão como entes independentes, sem relação de parceria ou de representação comercial, sendo cada qual inteiramente responsável por seus atos e obrigações. Nenhuma das Partes poderá declarar que possui qualquer autoridade para assumir ou criar qualquer obrigação, expressa ou implícita, em nome da outra Parte, nem representar a outra Parte como agente, funcionário, representante ou qualquer outra função.</w:t>
      </w:r>
    </w:p>
    <w:p w14:paraId="29410A16" w14:textId="77777777" w:rsidR="00914D37" w:rsidRPr="00207CE1" w:rsidRDefault="00F964C0" w:rsidP="00EF01FF">
      <w:pPr>
        <w:pStyle w:val="SyngentaNumberedList2"/>
        <w:rPr>
          <w:rFonts w:cs="Arial"/>
          <w:szCs w:val="22"/>
          <w:lang w:val="pt-BR"/>
        </w:rPr>
      </w:pPr>
      <w:r w:rsidRPr="00207CE1">
        <w:rPr>
          <w:rFonts w:cs="Arial"/>
          <w:szCs w:val="22"/>
          <w:lang w:val="pt-BR"/>
        </w:rPr>
        <w:t>O caso fortuito ou motivo de força maior serão excludentes de responsabilidade na forma do artigo 393 e parágrafo do Código Civil. A Parte que for afetada por ambos envidará seus melhores esforços para que cessem os seus efeitos.</w:t>
      </w:r>
    </w:p>
    <w:p w14:paraId="3F2CBA58" w14:textId="77777777" w:rsidR="00914D37" w:rsidRPr="00207CE1" w:rsidRDefault="00F964C0" w:rsidP="00EF01FF">
      <w:pPr>
        <w:pStyle w:val="SyngentaNumberedList2"/>
        <w:rPr>
          <w:rFonts w:cs="Arial"/>
          <w:szCs w:val="22"/>
          <w:lang w:val="pt-BR"/>
        </w:rPr>
      </w:pPr>
      <w:r w:rsidRPr="00207CE1">
        <w:rPr>
          <w:rFonts w:cs="Arial"/>
          <w:szCs w:val="22"/>
          <w:lang w:val="pt-BR"/>
        </w:rPr>
        <w:t>Cessados os efeitos do caso fortuito ou força maior, a Parte afetada deverá, de imediato, dar ciência à outra do fato, restabelecendo a situação original, desde que ainda não extinto o Contrato.</w:t>
      </w:r>
    </w:p>
    <w:p w14:paraId="31F59F55" w14:textId="77777777" w:rsidR="00914D37" w:rsidRPr="00207CE1" w:rsidRDefault="00F964C0" w:rsidP="00EF01FF">
      <w:pPr>
        <w:pStyle w:val="SyngentaNumberedList2"/>
        <w:rPr>
          <w:rFonts w:cs="Arial"/>
          <w:szCs w:val="22"/>
          <w:lang w:val="pt-BR"/>
        </w:rPr>
      </w:pPr>
      <w:r w:rsidRPr="00207CE1">
        <w:rPr>
          <w:rFonts w:cs="Arial"/>
          <w:szCs w:val="22"/>
          <w:lang w:val="pt-BR"/>
        </w:rPr>
        <w:t>Se a ocorrência do caso fortuito ou motivo de força maior prejudicar apenas parcialmente a execução das obrigações oriundas do Contrato por uma das Partes, a Parte afetada deverá cumprir as obrigações que não tiverem sido afetadas pela ocorrência do caso fortuito ou motivo de força maior.</w:t>
      </w:r>
    </w:p>
    <w:p w14:paraId="36EE3FCB" w14:textId="77777777" w:rsidR="00914D37" w:rsidRPr="00207CE1" w:rsidRDefault="00F964C0" w:rsidP="00EF01FF">
      <w:pPr>
        <w:pStyle w:val="SyngentaNumberedList2"/>
        <w:rPr>
          <w:rFonts w:cs="Arial"/>
          <w:szCs w:val="22"/>
          <w:lang w:val="pt-BR"/>
        </w:rPr>
      </w:pPr>
      <w:r w:rsidRPr="00207CE1">
        <w:rPr>
          <w:rFonts w:cs="Arial"/>
          <w:szCs w:val="22"/>
          <w:lang w:val="pt-BR"/>
        </w:rPr>
        <w:t>Se alguma disposição deste Contrato for considerada ilegal, inválida ou inexequível nos termos das leis atuais ou futuras durante a vigência do presente Contrato: (i) no lugar da disposição ilegal, inválida ou inexequível, será adicionada automaticamente, como parte do presente Contrato, a disposição mais semelhante possível aos termos da disposição considerada ilegal, inválida ou inexequível, conforme o caso, a qual será legal, válida e inexequível; e (</w:t>
      </w:r>
      <w:proofErr w:type="spellStart"/>
      <w:r w:rsidRPr="00207CE1">
        <w:rPr>
          <w:rFonts w:cs="Arial"/>
          <w:szCs w:val="22"/>
          <w:lang w:val="pt-BR"/>
        </w:rPr>
        <w:t>ii</w:t>
      </w:r>
      <w:proofErr w:type="spellEnd"/>
      <w:r w:rsidRPr="00207CE1">
        <w:rPr>
          <w:rFonts w:cs="Arial"/>
          <w:szCs w:val="22"/>
          <w:lang w:val="pt-BR"/>
        </w:rPr>
        <w:t>) a legalidade, validade e exequibilidade das demais disposições não será de forma alguma afetada nem prejudicada por referido fato.</w:t>
      </w:r>
    </w:p>
    <w:p w14:paraId="6D122643" w14:textId="77777777" w:rsidR="00914D37" w:rsidRPr="00207CE1" w:rsidRDefault="00F964C0" w:rsidP="00EF01FF">
      <w:pPr>
        <w:pStyle w:val="SyngentaNumberedList2"/>
        <w:rPr>
          <w:rFonts w:cs="Arial"/>
          <w:szCs w:val="22"/>
          <w:lang w:val="pt-BR"/>
        </w:rPr>
      </w:pPr>
      <w:r w:rsidRPr="00207CE1">
        <w:rPr>
          <w:rFonts w:cs="Arial"/>
          <w:szCs w:val="22"/>
          <w:lang w:val="pt-BR"/>
        </w:rPr>
        <w:t>As Partes declaram e garantem que (i) os seus representantes que firmam o Contrato, possuem plena capacidade para celebrá-lo e realizar todas as operações aqui previstas, independentemente de qualquer outra autorização, tendo tomado todas as medidas de natureza societária e outras eventualmente necessárias para autorizar a sua celebração, e que (</w:t>
      </w:r>
      <w:proofErr w:type="spellStart"/>
      <w:r w:rsidRPr="00207CE1">
        <w:rPr>
          <w:rFonts w:cs="Arial"/>
          <w:szCs w:val="22"/>
          <w:lang w:val="pt-BR"/>
        </w:rPr>
        <w:t>ii</w:t>
      </w:r>
      <w:proofErr w:type="spellEnd"/>
      <w:r w:rsidRPr="00207CE1">
        <w:rPr>
          <w:rFonts w:cs="Arial"/>
          <w:szCs w:val="22"/>
          <w:lang w:val="pt-BR"/>
        </w:rPr>
        <w:t>) a celebração do Contrato e o cumprimento das obrigações nele previstas, não violam ou violarão qualquer disposição dos seus documentos societários ou das disposições de qualquer Contrato ou instrumento que tenham celebrado, não infringem ou infringirão qualquer disposição de lei, decreto, norma, ordem administrativa ou judicial ou regulamento ao qual estejam sujeitas.</w:t>
      </w:r>
    </w:p>
    <w:p w14:paraId="6C52B82C" w14:textId="77777777" w:rsidR="00914D37" w:rsidRPr="00207CE1" w:rsidRDefault="00F964C0" w:rsidP="00EF01FF">
      <w:pPr>
        <w:pStyle w:val="SyngentaNumberedList2"/>
        <w:rPr>
          <w:rFonts w:cs="Arial"/>
          <w:szCs w:val="22"/>
          <w:lang w:val="pt-BR"/>
        </w:rPr>
      </w:pPr>
      <w:r w:rsidRPr="00207CE1">
        <w:rPr>
          <w:rFonts w:cs="Arial"/>
          <w:szCs w:val="22"/>
          <w:lang w:val="pt-BR"/>
        </w:rPr>
        <w:t xml:space="preserve">As Partes reconhecem como válida a utilização de assinatura eletrônica para a formalização do presente Contrato, constituindo ato jurídico perfeito e representando o livre exercício da vontade das Partes, através da ferramenta </w:t>
      </w:r>
      <w:proofErr w:type="spellStart"/>
      <w:r w:rsidRPr="00207CE1">
        <w:rPr>
          <w:rFonts w:cs="Arial"/>
          <w:szCs w:val="22"/>
          <w:lang w:val="pt-BR"/>
        </w:rPr>
        <w:t>DocuSign</w:t>
      </w:r>
      <w:proofErr w:type="spellEnd"/>
      <w:r w:rsidRPr="00207CE1">
        <w:rPr>
          <w:rFonts w:cs="Arial"/>
          <w:szCs w:val="22"/>
          <w:lang w:val="pt-BR"/>
        </w:rPr>
        <w:t xml:space="preserve"> (endereço eletrônico www.docusign.com) de forma a garantir a sua integridade na versão eletrônica, nos moldes do artigo 10, §2° da Medida Provisória n° 2.200-2/2001.</w:t>
      </w:r>
    </w:p>
    <w:bookmarkEnd w:id="150"/>
    <w:p w14:paraId="3C70561D" w14:textId="77777777" w:rsidR="002833C5" w:rsidRPr="00207CE1" w:rsidRDefault="00F964C0" w:rsidP="00EF01FF">
      <w:pPr>
        <w:pStyle w:val="SyngentaNumberedList1"/>
        <w:rPr>
          <w:rFonts w:eastAsia="Arial" w:cs="Arial"/>
          <w:szCs w:val="22"/>
        </w:rPr>
      </w:pPr>
      <w:r w:rsidRPr="00207CE1">
        <w:rPr>
          <w:rFonts w:eastAsia="Arial" w:cs="Arial"/>
          <w:szCs w:val="22"/>
        </w:rPr>
        <w:lastRenderedPageBreak/>
        <w:t>LEI APLICÁVEL E FORO</w:t>
      </w:r>
    </w:p>
    <w:p w14:paraId="3CA46031" w14:textId="77777777" w:rsidR="002833C5" w:rsidRPr="00207CE1" w:rsidRDefault="004C722A" w:rsidP="00EF01FF">
      <w:pPr>
        <w:pStyle w:val="SyngentaNumberedList2"/>
        <w:rPr>
          <w:rFonts w:cs="Arial"/>
          <w:szCs w:val="22"/>
          <w:lang w:val="pt-BR"/>
        </w:rPr>
      </w:pPr>
      <w:r w:rsidRPr="00207CE1">
        <w:rPr>
          <w:rFonts w:cs="Arial"/>
          <w:szCs w:val="22"/>
          <w:lang w:val="pt-BR"/>
        </w:rPr>
        <w:t xml:space="preserve">O presente Contrato será regido e interpretado de acordo com as leis da República Federativa do Brasil. Fica eleito o foro da Capital do Estado de </w:t>
      </w:r>
      <w:bookmarkStart w:id="151" w:name="_Hlk132678636"/>
      <w:r w:rsidR="00357C97" w:rsidRPr="00207CE1">
        <w:rPr>
          <w:rFonts w:cs="Arial"/>
          <w:szCs w:val="22"/>
          <w:lang w:val="pt-BR"/>
        </w:rPr>
        <w:t>São Paulo</w:t>
      </w:r>
      <w:bookmarkEnd w:id="151"/>
      <w:r w:rsidR="00F964C0" w:rsidRPr="00207CE1">
        <w:rPr>
          <w:rFonts w:cs="Arial"/>
          <w:szCs w:val="22"/>
          <w:lang w:val="pt-BR"/>
        </w:rPr>
        <w:t xml:space="preserve"> para dirimir quaisquer questões decorrentes do Contrato, com expressa renúncia a qualquer outro, por mais privilegiado que seja ou venha a ser.</w:t>
      </w:r>
    </w:p>
    <w:p w14:paraId="090B007C" w14:textId="77777777" w:rsidR="008F0CFF" w:rsidRPr="00207CE1" w:rsidRDefault="00F964C0" w:rsidP="00830FFD">
      <w:pPr>
        <w:pStyle w:val="SyngentaSignaturePageTransitionStatement"/>
        <w:rPr>
          <w:lang w:val="pt-BR" w:eastAsia="pt-BR"/>
        </w:rPr>
      </w:pPr>
      <w:r w:rsidRPr="00207CE1">
        <w:rPr>
          <w:lang w:val="pt-BR" w:eastAsia="pt-BR"/>
        </w:rPr>
        <w:t xml:space="preserve">E, por estarem assim, justas e contratadas, as Partes celebram o presente Contrato </w:t>
      </w:r>
      <w:proofErr w:type="gramStart"/>
      <w:r w:rsidRPr="00207CE1">
        <w:rPr>
          <w:lang w:val="pt-BR" w:eastAsia="pt-BR"/>
        </w:rPr>
        <w:t>em  mesmo</w:t>
      </w:r>
      <w:proofErr w:type="gramEnd"/>
      <w:r w:rsidRPr="00207CE1">
        <w:rPr>
          <w:lang w:val="pt-BR" w:eastAsia="pt-BR"/>
        </w:rPr>
        <w:t xml:space="preserve"> número de vias como partes do contrato - de igual teor e forma, para fins de direito, na presença de 02 (duas) testemunhas abaixo identificadas.</w:t>
      </w:r>
    </w:p>
    <w:p w14:paraId="061E4FDF" w14:textId="77777777" w:rsidR="00A138B3" w:rsidRPr="00207CE1" w:rsidRDefault="00F964C0" w:rsidP="00A138B3">
      <w:pPr>
        <w:pStyle w:val="SyngentaSignaturePageTransitionStatement"/>
        <w:rPr>
          <w:lang w:val="pt-BR" w:eastAsia="pt-BR"/>
        </w:rPr>
      </w:pPr>
      <w:r w:rsidRPr="00207CE1">
        <w:rPr>
          <w:lang w:val="pt-BR" w:eastAsia="pt-BR"/>
        </w:rPr>
        <w:t>[Página de assinaturas a seguir]</w:t>
      </w:r>
    </w:p>
    <w:p w14:paraId="53EAC1AD" w14:textId="77777777" w:rsidR="00A138B3" w:rsidRPr="00207CE1" w:rsidRDefault="00F964C0">
      <w:pPr>
        <w:rPr>
          <w:rFonts w:ascii="Arial" w:hAnsi="Arial" w:cs="Arial"/>
          <w:lang w:val="pt-BR"/>
        </w:rPr>
      </w:pPr>
      <w:r w:rsidRPr="00207CE1">
        <w:rPr>
          <w:rFonts w:ascii="Arial" w:hAnsi="Arial" w:cs="Arial"/>
          <w:lang w:val="pt-BR"/>
        </w:rPr>
        <w:br w:type="page"/>
      </w:r>
    </w:p>
    <w:p w14:paraId="7014F55E" w14:textId="55BBE61E" w:rsidR="00830FFD" w:rsidRDefault="008130B5" w:rsidP="00A138B3">
      <w:pPr>
        <w:rPr>
          <w:rFonts w:ascii="Arial" w:hAnsi="Arial" w:cs="Arial"/>
          <w:shd w:val="clear" w:color="auto" w:fill="F8F8F8"/>
          <w:lang w:val="pt-BR"/>
        </w:rPr>
      </w:pPr>
      <w:r w:rsidRPr="00207CE1">
        <w:rPr>
          <w:rFonts w:ascii="Arial" w:hAnsi="Arial" w:cs="Arial"/>
          <w:lang w:val="pt-BR"/>
        </w:rPr>
        <w:lastRenderedPageBreak/>
        <w:t>São Paulo</w:t>
      </w:r>
      <w:r w:rsidR="00570F29" w:rsidRPr="00207CE1">
        <w:rPr>
          <w:rFonts w:ascii="Arial" w:hAnsi="Arial" w:cs="Arial"/>
          <w:lang w:val="pt-BR"/>
        </w:rPr>
        <w:t xml:space="preserve">, </w:t>
      </w:r>
      <w:r w:rsidR="005818AE">
        <w:rPr>
          <w:rFonts w:ascii="Arial" w:hAnsi="Arial" w:cs="Arial"/>
          <w:shd w:val="clear" w:color="auto" w:fill="F8F8F8"/>
          <w:lang w:val="pt-BR"/>
        </w:rPr>
        <w:t>XX</w:t>
      </w:r>
      <w:r w:rsidRPr="00207CE1">
        <w:rPr>
          <w:rFonts w:ascii="Arial" w:hAnsi="Arial" w:cs="Arial"/>
          <w:shd w:val="clear" w:color="auto" w:fill="F8F8F8"/>
          <w:lang w:val="pt-BR"/>
        </w:rPr>
        <w:t xml:space="preserve"> de </w:t>
      </w:r>
      <w:r w:rsidR="005818AE">
        <w:rPr>
          <w:rFonts w:ascii="Arial" w:hAnsi="Arial" w:cs="Arial"/>
          <w:shd w:val="clear" w:color="auto" w:fill="F8F8F8"/>
          <w:lang w:val="pt-BR"/>
        </w:rPr>
        <w:t xml:space="preserve">XXXXXXXX </w:t>
      </w:r>
      <w:r w:rsidRPr="00207CE1">
        <w:rPr>
          <w:rFonts w:ascii="Arial" w:hAnsi="Arial" w:cs="Arial"/>
          <w:shd w:val="clear" w:color="auto" w:fill="F8F8F8"/>
          <w:lang w:val="pt-BR"/>
        </w:rPr>
        <w:t>de 20</w:t>
      </w:r>
      <w:r w:rsidR="005818AE">
        <w:rPr>
          <w:rFonts w:ascii="Arial" w:hAnsi="Arial" w:cs="Arial"/>
          <w:shd w:val="clear" w:color="auto" w:fill="F8F8F8"/>
          <w:lang w:val="pt-BR"/>
        </w:rPr>
        <w:t>XX</w:t>
      </w:r>
    </w:p>
    <w:p w14:paraId="50A8B778" w14:textId="77777777" w:rsidR="00B2666C" w:rsidRDefault="00B2666C" w:rsidP="00A138B3">
      <w:pPr>
        <w:rPr>
          <w:rFonts w:ascii="Arial" w:hAnsi="Arial" w:cs="Arial"/>
          <w:shd w:val="clear" w:color="auto" w:fill="F8F8F8"/>
          <w:lang w:val="pt-BR"/>
        </w:rPr>
      </w:pPr>
    </w:p>
    <w:p w14:paraId="772810FB" w14:textId="77777777" w:rsidR="00B2666C" w:rsidRPr="00207CE1" w:rsidRDefault="00B2666C" w:rsidP="00A138B3">
      <w:pPr>
        <w:rPr>
          <w:rFonts w:ascii="Arial" w:hAnsi="Arial" w:cs="Arial"/>
          <w:shd w:val="clear" w:color="auto" w:fill="F8F8F8"/>
          <w:lang w:val="pt-BR"/>
        </w:rPr>
      </w:pPr>
    </w:p>
    <w:p w14:paraId="6F160A16" w14:textId="77777777" w:rsidR="004D6887" w:rsidRPr="00207CE1" w:rsidRDefault="004D6887" w:rsidP="00830FFD">
      <w:pPr>
        <w:pStyle w:val="SyngentaBodyText12ptafter"/>
        <w:spacing w:after="0"/>
        <w:jc w:val="both"/>
        <w:rPr>
          <w:shd w:val="clear" w:color="auto" w:fill="F8F8F8"/>
          <w:lang w:val="pt-BR"/>
        </w:rPr>
      </w:pPr>
    </w:p>
    <w:p w14:paraId="3B8DE069" w14:textId="77777777" w:rsidR="00830FFD" w:rsidRPr="00207CE1" w:rsidRDefault="00830FFD" w:rsidP="00830FFD">
      <w:pPr>
        <w:pStyle w:val="SyngentaBodyText12ptafter"/>
        <w:spacing w:after="0"/>
        <w:jc w:val="both"/>
        <w:rPr>
          <w:lang w:val="pt-BR"/>
        </w:rPr>
      </w:pPr>
    </w:p>
    <w:p w14:paraId="4CE6DDB5" w14:textId="77777777" w:rsidR="0042070A" w:rsidRPr="00207CE1" w:rsidRDefault="0042070A" w:rsidP="002E03D6">
      <w:pPr>
        <w:pStyle w:val="NormalWeb"/>
        <w:widowControl w:val="0"/>
        <w:spacing w:before="0" w:beforeAutospacing="0" w:after="0" w:afterAutospacing="0"/>
        <w:ind w:right="428"/>
        <w:rPr>
          <w:rFonts w:ascii="Arial" w:hAnsi="Arial" w:cs="Arial"/>
          <w:lang w:val="pt-BR"/>
        </w:rPr>
      </w:pPr>
    </w:p>
    <w:tbl>
      <w:tblPr>
        <w:tblpPr w:leftFromText="141" w:rightFromText="141" w:vertAnchor="text" w:horzAnchor="margin" w:tblpXSpec="center" w:tblpY="-434"/>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1"/>
        <w:gridCol w:w="4651"/>
      </w:tblGrid>
      <w:tr w:rsidR="008F4CCF" w14:paraId="0144F2D7" w14:textId="77777777" w:rsidTr="00292EB8">
        <w:trPr>
          <w:trHeight w:val="309"/>
        </w:trPr>
        <w:tc>
          <w:tcPr>
            <w:tcW w:w="4661" w:type="dxa"/>
            <w:tcBorders>
              <w:top w:val="nil"/>
              <w:left w:val="nil"/>
              <w:bottom w:val="nil"/>
              <w:right w:val="nil"/>
            </w:tcBorders>
            <w:shd w:val="clear" w:color="auto" w:fill="FFFFFF" w:themeFill="background1"/>
          </w:tcPr>
          <w:p w14:paraId="4FD4401F" w14:textId="77777777" w:rsidR="004D6887" w:rsidRPr="00207CE1" w:rsidRDefault="00F964C0" w:rsidP="00292EB8">
            <w:pPr>
              <w:pStyle w:val="SyngentaBodyText12ptafter"/>
              <w:jc w:val="both"/>
              <w:rPr>
                <w:lang w:val="pt-BR"/>
              </w:rPr>
            </w:pPr>
            <w:r w:rsidRPr="00207CE1">
              <w:rPr>
                <w:lang w:val="pt-BR"/>
              </w:rPr>
              <w:t xml:space="preserve">Assinado por e em nome da  </w:t>
            </w:r>
          </w:p>
          <w:p w14:paraId="1CACB729" w14:textId="59558303" w:rsidR="004D6887" w:rsidRPr="00A800FC" w:rsidRDefault="000D068A" w:rsidP="00292EB8">
            <w:pPr>
              <w:pStyle w:val="SyngentaBodyText12ptafter"/>
              <w:jc w:val="both"/>
              <w:rPr>
                <w:b/>
                <w:bCs/>
                <w:lang w:val="pt-BR"/>
              </w:rPr>
            </w:pPr>
            <w:r>
              <w:rPr>
                <w:b/>
                <w:bCs/>
                <w:lang w:val="pt-BR"/>
              </w:rPr>
              <w:t>CONTRATANTE</w:t>
            </w:r>
            <w:r w:rsidR="008130B5" w:rsidRPr="00A800FC">
              <w:rPr>
                <w:b/>
                <w:bCs/>
                <w:lang w:val="pt-BR"/>
              </w:rPr>
              <w:t xml:space="preserve"> Proteção de Cultivos Ltda.</w:t>
            </w:r>
          </w:p>
          <w:p w14:paraId="28FB67D4" w14:textId="77777777" w:rsidR="004D6887" w:rsidRPr="00A800FC" w:rsidRDefault="004D6887" w:rsidP="00292EB8">
            <w:pPr>
              <w:pStyle w:val="SyngentaBodyText12ptafter"/>
              <w:jc w:val="both"/>
              <w:rPr>
                <w:lang w:val="pt-BR"/>
              </w:rPr>
            </w:pPr>
          </w:p>
          <w:p w14:paraId="4FCAF1E1" w14:textId="77777777" w:rsidR="004D6887" w:rsidRPr="00207CE1" w:rsidRDefault="00F964C0" w:rsidP="00292EB8">
            <w:pPr>
              <w:pStyle w:val="SyngentaBodyText12ptafter"/>
              <w:jc w:val="both"/>
              <w:rPr>
                <w:lang w:val="pt-BR"/>
              </w:rPr>
            </w:pPr>
            <w:r w:rsidRPr="00207CE1">
              <w:rPr>
                <w:lang w:val="pt-BR"/>
              </w:rPr>
              <w:t>________________________________</w:t>
            </w:r>
          </w:p>
          <w:p w14:paraId="37AE119E" w14:textId="77777777" w:rsidR="004D6887" w:rsidRPr="00207CE1" w:rsidRDefault="00F964C0" w:rsidP="00292EB8">
            <w:pPr>
              <w:pStyle w:val="SyngentaBodyText12ptafter"/>
              <w:jc w:val="both"/>
              <w:rPr>
                <w:b/>
                <w:bCs/>
                <w:lang w:val="pt-BR"/>
              </w:rPr>
            </w:pPr>
            <w:r>
              <w:rPr>
                <w:b/>
                <w:bCs/>
                <w:lang w:val="pt-BR"/>
              </w:rPr>
              <w:t>Nome:</w:t>
            </w:r>
          </w:p>
          <w:p w14:paraId="2BE69BD0" w14:textId="77777777" w:rsidR="004D6887" w:rsidRPr="00207CE1" w:rsidRDefault="00F964C0" w:rsidP="00292EB8">
            <w:pPr>
              <w:pStyle w:val="SyngentaBodyText12ptafter"/>
              <w:jc w:val="both"/>
              <w:rPr>
                <w:lang w:val="pt-BR"/>
              </w:rPr>
            </w:pPr>
            <w:r w:rsidRPr="00207CE1">
              <w:rPr>
                <w:lang w:val="pt-BR"/>
              </w:rPr>
              <w:t>Cargo:</w:t>
            </w:r>
          </w:p>
          <w:p w14:paraId="48F443FE" w14:textId="77777777" w:rsidR="004D6887" w:rsidRPr="00207CE1" w:rsidRDefault="00F964C0" w:rsidP="00292EB8">
            <w:pPr>
              <w:pStyle w:val="SyngentaBodyText12ptafter"/>
              <w:jc w:val="both"/>
              <w:rPr>
                <w:b/>
                <w:bCs/>
                <w:lang w:val="pt-BR"/>
              </w:rPr>
            </w:pPr>
            <w:r w:rsidRPr="00207CE1">
              <w:rPr>
                <w:lang w:val="pt-BR"/>
              </w:rPr>
              <w:t xml:space="preserve">RG: </w:t>
            </w:r>
          </w:p>
          <w:p w14:paraId="5DE14169" w14:textId="77777777" w:rsidR="004D6887" w:rsidRPr="00207CE1" w:rsidRDefault="004D6887" w:rsidP="00292EB8">
            <w:pPr>
              <w:pStyle w:val="SyngentaBodyText12ptafter"/>
              <w:jc w:val="both"/>
              <w:rPr>
                <w:lang w:val="pt-BR"/>
              </w:rPr>
            </w:pPr>
          </w:p>
          <w:p w14:paraId="259746B1" w14:textId="77777777" w:rsidR="004D6887" w:rsidRPr="00A800FC" w:rsidRDefault="00F964C0" w:rsidP="00292EB8">
            <w:pPr>
              <w:pStyle w:val="SyngentaBodyText12ptafter"/>
              <w:jc w:val="both"/>
              <w:rPr>
                <w:lang w:val="pt-BR"/>
              </w:rPr>
            </w:pPr>
            <w:r w:rsidRPr="00A800FC">
              <w:rPr>
                <w:lang w:val="pt-BR"/>
              </w:rPr>
              <w:t>________________________________</w:t>
            </w:r>
          </w:p>
          <w:p w14:paraId="377FBD35" w14:textId="77777777" w:rsidR="004D6887" w:rsidRPr="00A800FC" w:rsidRDefault="00F964C0" w:rsidP="00292EB8">
            <w:pPr>
              <w:pStyle w:val="SyngentaBodyText12ptafter"/>
              <w:jc w:val="both"/>
              <w:rPr>
                <w:b/>
                <w:bCs/>
                <w:lang w:val="pt-BR"/>
              </w:rPr>
            </w:pPr>
            <w:r>
              <w:rPr>
                <w:b/>
                <w:bCs/>
                <w:lang w:val="pt-BR"/>
              </w:rPr>
              <w:t>Nome:</w:t>
            </w:r>
          </w:p>
          <w:p w14:paraId="3A8A69FA" w14:textId="77777777" w:rsidR="004D6887" w:rsidRPr="00A800FC" w:rsidRDefault="00F964C0" w:rsidP="00292EB8">
            <w:pPr>
              <w:pStyle w:val="SyngentaBodyText12ptafter"/>
              <w:jc w:val="both"/>
              <w:rPr>
                <w:lang w:val="pt-BR"/>
              </w:rPr>
            </w:pPr>
            <w:r w:rsidRPr="00A800FC">
              <w:rPr>
                <w:lang w:val="pt-BR"/>
              </w:rPr>
              <w:t>Cargo:</w:t>
            </w:r>
          </w:p>
          <w:p w14:paraId="6B107FD9" w14:textId="77777777" w:rsidR="004D6887" w:rsidRPr="00A800FC" w:rsidRDefault="00F964C0" w:rsidP="00292EB8">
            <w:pPr>
              <w:pStyle w:val="SyngentaBodyText12ptafter"/>
              <w:jc w:val="both"/>
              <w:rPr>
                <w:lang w:val="pt-BR"/>
              </w:rPr>
            </w:pPr>
            <w:r w:rsidRPr="00A800FC">
              <w:rPr>
                <w:lang w:val="pt-BR"/>
              </w:rPr>
              <w:t>RG:</w:t>
            </w:r>
          </w:p>
          <w:p w14:paraId="7305947A" w14:textId="77777777" w:rsidR="004D6887" w:rsidRPr="00A800FC" w:rsidRDefault="004D6887" w:rsidP="00292EB8">
            <w:pPr>
              <w:pStyle w:val="SyngentaBodyText12ptafter"/>
              <w:jc w:val="both"/>
              <w:rPr>
                <w:lang w:val="pt-BR"/>
              </w:rPr>
            </w:pPr>
          </w:p>
        </w:tc>
        <w:tc>
          <w:tcPr>
            <w:tcW w:w="4651" w:type="dxa"/>
            <w:tcBorders>
              <w:top w:val="nil"/>
              <w:left w:val="nil"/>
              <w:bottom w:val="nil"/>
              <w:right w:val="nil"/>
            </w:tcBorders>
            <w:shd w:val="clear" w:color="auto" w:fill="FFFFFF" w:themeFill="background1"/>
          </w:tcPr>
          <w:p w14:paraId="381DF4D9" w14:textId="77777777" w:rsidR="004D6887" w:rsidRPr="00207CE1" w:rsidRDefault="00F964C0" w:rsidP="00292EB8">
            <w:pPr>
              <w:pStyle w:val="SyngentaBodyText12ptafter"/>
              <w:jc w:val="both"/>
              <w:rPr>
                <w:b/>
                <w:bCs/>
                <w:lang w:val="pt-BR"/>
              </w:rPr>
            </w:pPr>
            <w:r w:rsidRPr="00207CE1">
              <w:rPr>
                <w:lang w:val="pt-BR"/>
              </w:rPr>
              <w:t>Assinado por e em nome da</w:t>
            </w:r>
          </w:p>
          <w:p w14:paraId="7046EB4A" w14:textId="224863D7" w:rsidR="004D6887" w:rsidRPr="005818AE" w:rsidRDefault="005818AE" w:rsidP="00292EB8">
            <w:pPr>
              <w:pStyle w:val="SyngentaBodyText12ptafter"/>
              <w:jc w:val="both"/>
              <w:rPr>
                <w:b/>
                <w:bCs/>
                <w:lang w:val="pt-BR"/>
              </w:rPr>
            </w:pPr>
            <w:r>
              <w:rPr>
                <w:b/>
                <w:bCs/>
                <w:lang w:val="pt-BR"/>
              </w:rPr>
              <w:t>XXXXXX</w:t>
            </w:r>
          </w:p>
          <w:p w14:paraId="6BBD7A81" w14:textId="77777777" w:rsidR="004D6887" w:rsidRPr="005818AE" w:rsidRDefault="004D6887" w:rsidP="00292EB8">
            <w:pPr>
              <w:pStyle w:val="SyngentaBodyText12ptafter"/>
              <w:jc w:val="both"/>
              <w:rPr>
                <w:lang w:val="pt-BR"/>
              </w:rPr>
            </w:pPr>
          </w:p>
          <w:p w14:paraId="5F11942F" w14:textId="77777777" w:rsidR="004D6887" w:rsidRPr="00207CE1" w:rsidRDefault="00F964C0" w:rsidP="00292EB8">
            <w:pPr>
              <w:pStyle w:val="SyngentaBodyText12ptafter"/>
              <w:jc w:val="both"/>
              <w:rPr>
                <w:lang w:val="pt-BR"/>
              </w:rPr>
            </w:pPr>
            <w:r w:rsidRPr="00207CE1">
              <w:rPr>
                <w:lang w:val="pt-BR"/>
              </w:rPr>
              <w:br/>
              <w:t>________________________________</w:t>
            </w:r>
          </w:p>
          <w:p w14:paraId="406EA983" w14:textId="77777777" w:rsidR="004D6887" w:rsidRPr="00207CE1" w:rsidRDefault="00F964C0" w:rsidP="00292EB8">
            <w:pPr>
              <w:pStyle w:val="SyngentaBodyText12ptafter"/>
              <w:jc w:val="both"/>
              <w:rPr>
                <w:b/>
                <w:bCs/>
                <w:lang w:val="pt-BR"/>
              </w:rPr>
            </w:pPr>
            <w:r w:rsidRPr="00207CE1">
              <w:rPr>
                <w:b/>
                <w:bCs/>
                <w:lang w:val="pt-BR"/>
              </w:rPr>
              <w:t>Nome:</w:t>
            </w:r>
          </w:p>
          <w:p w14:paraId="7069E9A4" w14:textId="77777777" w:rsidR="004D6887" w:rsidRPr="00207CE1" w:rsidRDefault="00F964C0" w:rsidP="00292EB8">
            <w:pPr>
              <w:pStyle w:val="SyngentaBodyText12ptafter"/>
              <w:jc w:val="both"/>
              <w:rPr>
                <w:lang w:val="pt-BR"/>
              </w:rPr>
            </w:pPr>
            <w:r w:rsidRPr="00207CE1">
              <w:rPr>
                <w:lang w:val="pt-BR"/>
              </w:rPr>
              <w:t>Cargo:</w:t>
            </w:r>
          </w:p>
          <w:p w14:paraId="2A353DBA" w14:textId="77777777" w:rsidR="004D6887" w:rsidRPr="00207CE1" w:rsidRDefault="00F964C0" w:rsidP="00292EB8">
            <w:pPr>
              <w:pStyle w:val="SyngentaBodyText12ptafter"/>
              <w:jc w:val="both"/>
              <w:rPr>
                <w:lang w:val="pt-BR"/>
              </w:rPr>
            </w:pPr>
            <w:r w:rsidRPr="00207CE1">
              <w:rPr>
                <w:lang w:val="pt-BR"/>
              </w:rPr>
              <w:t>RG:</w:t>
            </w:r>
          </w:p>
          <w:p w14:paraId="578DD9DE" w14:textId="77777777" w:rsidR="004D6887" w:rsidRPr="00207CE1" w:rsidRDefault="004D6887" w:rsidP="00292EB8">
            <w:pPr>
              <w:pStyle w:val="SyngentaBodyText12ptafter"/>
              <w:jc w:val="both"/>
              <w:rPr>
                <w:lang w:val="pt-BR"/>
              </w:rPr>
            </w:pPr>
          </w:p>
          <w:p w14:paraId="77EBF68E" w14:textId="77777777" w:rsidR="004D6887" w:rsidRPr="00207CE1" w:rsidRDefault="00F964C0" w:rsidP="004D6887">
            <w:pPr>
              <w:pStyle w:val="SyngentaBodyText12ptafter"/>
              <w:jc w:val="both"/>
              <w:rPr>
                <w:lang w:val="pt-BR"/>
              </w:rPr>
            </w:pPr>
            <w:r w:rsidRPr="00207CE1">
              <w:rPr>
                <w:lang w:val="pt-BR"/>
              </w:rPr>
              <w:t>________________________________</w:t>
            </w:r>
          </w:p>
          <w:p w14:paraId="325EAEC8" w14:textId="77777777" w:rsidR="004D6887" w:rsidRPr="00207CE1" w:rsidRDefault="00F964C0" w:rsidP="004D6887">
            <w:pPr>
              <w:pStyle w:val="SyngentaBodyText12ptafter"/>
              <w:jc w:val="both"/>
              <w:rPr>
                <w:b/>
                <w:bCs/>
                <w:lang w:val="pt-BR"/>
              </w:rPr>
            </w:pPr>
            <w:r w:rsidRPr="00207CE1">
              <w:rPr>
                <w:b/>
                <w:bCs/>
                <w:lang w:val="pt-BR"/>
              </w:rPr>
              <w:t>Nome:</w:t>
            </w:r>
          </w:p>
          <w:p w14:paraId="7563F89C" w14:textId="77777777" w:rsidR="004D6887" w:rsidRPr="00207CE1" w:rsidRDefault="00F964C0" w:rsidP="004D6887">
            <w:pPr>
              <w:pStyle w:val="SyngentaBodyText12ptafter"/>
              <w:jc w:val="both"/>
              <w:rPr>
                <w:lang w:val="pt-BR"/>
              </w:rPr>
            </w:pPr>
            <w:r w:rsidRPr="00207CE1">
              <w:rPr>
                <w:lang w:val="pt-BR"/>
              </w:rPr>
              <w:t>Cargo:</w:t>
            </w:r>
          </w:p>
          <w:p w14:paraId="17455D3A" w14:textId="77777777" w:rsidR="004D6887" w:rsidRPr="00207CE1" w:rsidRDefault="00F964C0" w:rsidP="004D6887">
            <w:pPr>
              <w:pStyle w:val="SyngentaBodyText12ptafter"/>
              <w:jc w:val="both"/>
            </w:pPr>
            <w:r w:rsidRPr="00207CE1">
              <w:t>RG:</w:t>
            </w:r>
          </w:p>
          <w:p w14:paraId="5B164AEB" w14:textId="77777777" w:rsidR="004D6887" w:rsidRPr="00207CE1" w:rsidRDefault="004D6887" w:rsidP="00292EB8">
            <w:pPr>
              <w:pStyle w:val="SyngentaBodyText12ptafter"/>
              <w:jc w:val="both"/>
            </w:pPr>
          </w:p>
        </w:tc>
      </w:tr>
    </w:tbl>
    <w:p w14:paraId="4D24D0EF" w14:textId="77777777" w:rsidR="004D6887" w:rsidRPr="00207CE1" w:rsidRDefault="004D6887" w:rsidP="002E03D6">
      <w:pPr>
        <w:pStyle w:val="NormalWeb"/>
        <w:widowControl w:val="0"/>
        <w:spacing w:before="0" w:beforeAutospacing="0" w:after="0" w:afterAutospacing="0"/>
        <w:ind w:right="428"/>
        <w:rPr>
          <w:rFonts w:ascii="Arial" w:hAnsi="Arial" w:cs="Arial"/>
        </w:rPr>
      </w:pPr>
    </w:p>
    <w:p w14:paraId="18704ED3" w14:textId="77777777" w:rsidR="004D6887" w:rsidRPr="00207CE1" w:rsidRDefault="00F964C0" w:rsidP="004D6887">
      <w:pPr>
        <w:pStyle w:val="SyngentaBodyText12ptafter"/>
      </w:pPr>
      <w:proofErr w:type="spellStart"/>
      <w:r w:rsidRPr="00207CE1">
        <w:t>Testemunhas</w:t>
      </w:r>
      <w:proofErr w:type="spellEnd"/>
      <w:r w:rsidRPr="00207CE1">
        <w:t xml:space="preserve">: </w:t>
      </w:r>
      <w:r w:rsidRPr="00207CE1">
        <w:br/>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4"/>
        <w:gridCol w:w="4311"/>
      </w:tblGrid>
      <w:tr w:rsidR="008F4CCF" w14:paraId="6F37CA0F" w14:textId="77777777" w:rsidTr="00292EB8">
        <w:tc>
          <w:tcPr>
            <w:tcW w:w="4194" w:type="dxa"/>
          </w:tcPr>
          <w:p w14:paraId="278CA61B" w14:textId="77777777" w:rsidR="004D6887" w:rsidRPr="00207CE1" w:rsidRDefault="00F964C0" w:rsidP="00292EB8">
            <w:pPr>
              <w:pStyle w:val="SyngentaBodyText12ptafter"/>
              <w:rPr>
                <w:snapToGrid w:val="0"/>
                <w:lang w:eastAsia="pt-BR"/>
              </w:rPr>
            </w:pPr>
            <w:r w:rsidRPr="00207CE1">
              <w:rPr>
                <w:snapToGrid w:val="0"/>
                <w:lang w:eastAsia="pt-BR"/>
              </w:rPr>
              <w:t>Nome:</w:t>
            </w:r>
          </w:p>
          <w:p w14:paraId="59CD2F27" w14:textId="77777777" w:rsidR="004D6887" w:rsidRPr="00207CE1" w:rsidRDefault="00F964C0" w:rsidP="00292EB8">
            <w:pPr>
              <w:pStyle w:val="SyngentaBodyText12ptafter"/>
              <w:rPr>
                <w:snapToGrid w:val="0"/>
                <w:lang w:eastAsia="pt-BR"/>
              </w:rPr>
            </w:pPr>
            <w:r w:rsidRPr="00207CE1">
              <w:rPr>
                <w:snapToGrid w:val="0"/>
                <w:lang w:eastAsia="pt-BR"/>
              </w:rPr>
              <w:t xml:space="preserve">RG: </w:t>
            </w:r>
          </w:p>
          <w:p w14:paraId="2F96C0BD" w14:textId="77777777" w:rsidR="004D6887" w:rsidRPr="00207CE1" w:rsidRDefault="00F964C0" w:rsidP="00292EB8">
            <w:pPr>
              <w:pStyle w:val="SyngentaBodyText12ptafter"/>
              <w:rPr>
                <w:snapToGrid w:val="0"/>
                <w:lang w:eastAsia="pt-BR"/>
              </w:rPr>
            </w:pPr>
            <w:r w:rsidRPr="00207CE1">
              <w:rPr>
                <w:snapToGrid w:val="0"/>
                <w:lang w:eastAsia="pt-BR"/>
              </w:rPr>
              <w:t>CPF:</w:t>
            </w:r>
          </w:p>
        </w:tc>
        <w:tc>
          <w:tcPr>
            <w:tcW w:w="4311" w:type="dxa"/>
          </w:tcPr>
          <w:p w14:paraId="456CD6C5" w14:textId="77777777" w:rsidR="004D6887" w:rsidRPr="00207CE1" w:rsidRDefault="00F964C0" w:rsidP="00292EB8">
            <w:pPr>
              <w:pStyle w:val="SyngentaBodyText12ptafter"/>
              <w:rPr>
                <w:snapToGrid w:val="0"/>
                <w:lang w:eastAsia="pt-BR"/>
              </w:rPr>
            </w:pPr>
            <w:r w:rsidRPr="00207CE1">
              <w:rPr>
                <w:snapToGrid w:val="0"/>
                <w:lang w:eastAsia="pt-BR"/>
              </w:rPr>
              <w:t xml:space="preserve">Nome: </w:t>
            </w:r>
          </w:p>
          <w:p w14:paraId="7B7821AC" w14:textId="77777777" w:rsidR="004D6887" w:rsidRPr="00207CE1" w:rsidRDefault="00F964C0" w:rsidP="00292EB8">
            <w:pPr>
              <w:pStyle w:val="SyngentaBodyText12ptafter"/>
              <w:rPr>
                <w:snapToGrid w:val="0"/>
                <w:lang w:eastAsia="pt-BR"/>
              </w:rPr>
            </w:pPr>
            <w:r w:rsidRPr="00207CE1">
              <w:rPr>
                <w:snapToGrid w:val="0"/>
                <w:lang w:eastAsia="pt-BR"/>
              </w:rPr>
              <w:t>RG:</w:t>
            </w:r>
          </w:p>
          <w:p w14:paraId="4AB0C915" w14:textId="77777777" w:rsidR="004D6887" w:rsidRPr="00207CE1" w:rsidRDefault="00F964C0" w:rsidP="00292EB8">
            <w:pPr>
              <w:pStyle w:val="SyngentaBodyText12ptafter"/>
              <w:rPr>
                <w:snapToGrid w:val="0"/>
                <w:lang w:eastAsia="pt-BR"/>
              </w:rPr>
            </w:pPr>
            <w:r w:rsidRPr="00207CE1">
              <w:rPr>
                <w:snapToGrid w:val="0"/>
                <w:lang w:eastAsia="pt-BR"/>
              </w:rPr>
              <w:t>CP</w:t>
            </w:r>
            <w:r w:rsidRPr="00207CE1">
              <w:rPr>
                <w:lang w:eastAsia="pt-BR"/>
              </w:rPr>
              <w:t>F:</w:t>
            </w:r>
          </w:p>
          <w:p w14:paraId="7B1EFF5F" w14:textId="77777777" w:rsidR="004D6887" w:rsidRPr="00207CE1" w:rsidRDefault="004D6887" w:rsidP="00292EB8">
            <w:pPr>
              <w:pStyle w:val="SyngentaBodyText12ptafter"/>
              <w:rPr>
                <w:snapToGrid w:val="0"/>
                <w:lang w:eastAsia="pt-BR"/>
              </w:rPr>
            </w:pPr>
          </w:p>
        </w:tc>
      </w:tr>
    </w:tbl>
    <w:p w14:paraId="4A4F86AD" w14:textId="77777777" w:rsidR="004D6887" w:rsidRPr="00207CE1" w:rsidRDefault="004D6887" w:rsidP="004D6887">
      <w:pPr>
        <w:ind w:firstLine="709"/>
        <w:rPr>
          <w:rFonts w:ascii="Arial" w:hAnsi="Arial" w:cs="Arial"/>
          <w:lang w:eastAsia="pt-BR"/>
        </w:rPr>
      </w:pPr>
    </w:p>
    <w:sectPr w:rsidR="004D6887" w:rsidRPr="00207CE1" w:rsidSect="00F46141">
      <w:headerReference w:type="default" r:id="rId15"/>
      <w:footerReference w:type="default" r:id="rId16"/>
      <w:pgSz w:w="11906" w:h="16838"/>
      <w:pgMar w:top="1276" w:right="846" w:bottom="1276" w:left="9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APARROZ MOURI Bruna" w:date="2025-10-08T11:20:00Z" w:initials="BC">
    <w:p w14:paraId="37B82AC4" w14:textId="77777777" w:rsidR="003E4CF5" w:rsidRDefault="003E4CF5" w:rsidP="003E4CF5">
      <w:pPr>
        <w:pStyle w:val="Textodecomentrio"/>
      </w:pPr>
      <w:r>
        <w:rPr>
          <w:rStyle w:val="Refdecomentrio"/>
        </w:rPr>
        <w:annotationRef/>
      </w:r>
      <w:r>
        <w:t xml:space="preserve">COMERCIAL: Solicitamos as mudanças na cláusula 2.4 para maior equilíbrio financeiro e contratual. </w:t>
      </w:r>
    </w:p>
  </w:comment>
  <w:comment w:id="22" w:author="CAPARROZ MOURI Bruna" w:date="2025-10-08T11:19:00Z" w:initials="BC">
    <w:p w14:paraId="12E931F9" w14:textId="273FCEAE" w:rsidR="003E4CF5" w:rsidRDefault="003E4CF5" w:rsidP="003E4CF5">
      <w:pPr>
        <w:pStyle w:val="Textodecomentrio"/>
      </w:pPr>
      <w:r>
        <w:rPr>
          <w:rStyle w:val="Refdecomentrio"/>
        </w:rPr>
        <w:annotationRef/>
      </w:r>
      <w:r>
        <w:t xml:space="preserve">COMERCIAL: Solicitamos a retirada desta cláusula para maior equilíbrio contratual e proteção de propriedade intelectual da CONTRATADA, bem como dever de confidencialidade do presente Contrato. </w:t>
      </w:r>
    </w:p>
  </w:comment>
  <w:comment w:id="35" w:author="CAPARROZ MOURI Bruna" w:date="2025-10-08T11:34:00Z" w:initials="BC">
    <w:p w14:paraId="4B71991D" w14:textId="77777777" w:rsidR="000B4673" w:rsidRDefault="000B4673" w:rsidP="000B4673">
      <w:pPr>
        <w:pStyle w:val="Textodecomentrio"/>
      </w:pPr>
      <w:r>
        <w:rPr>
          <w:rStyle w:val="Refdecomentrio"/>
        </w:rPr>
        <w:annotationRef/>
      </w:r>
      <w:r>
        <w:t>COMERCIAL Dimensional: Por gentileza, incluir dados bancários da Dimensional.</w:t>
      </w:r>
    </w:p>
  </w:comment>
  <w:comment w:id="41" w:author="CAPARROZ MOURI Bruna" w:date="2025-10-08T11:40:00Z" w:initials="BC">
    <w:p w14:paraId="005DFAD1" w14:textId="77777777" w:rsidR="00C60B37" w:rsidRDefault="00C60B37" w:rsidP="00C60B37">
      <w:pPr>
        <w:pStyle w:val="Textodecomentrio"/>
      </w:pPr>
      <w:r>
        <w:rPr>
          <w:rStyle w:val="Refdecomentrio"/>
        </w:rPr>
        <w:annotationRef/>
      </w:r>
      <w:r>
        <w:t xml:space="preserve">COMERCIAL: Solicitamos um prazo de cura de 10 dias úteis para sanar eventuais inadimplementos. </w:t>
      </w:r>
    </w:p>
  </w:comment>
  <w:comment w:id="44" w:author="CAPARROZ MOURI Bruna" w:date="2025-10-09T13:05:00Z" w:initials="BC">
    <w:p w14:paraId="29A29310" w14:textId="77777777" w:rsidR="00DA2250" w:rsidRDefault="00DA2250" w:rsidP="00DA2250">
      <w:pPr>
        <w:pStyle w:val="Textodecomentrio"/>
      </w:pPr>
      <w:r>
        <w:rPr>
          <w:rStyle w:val="Refdecomentrio"/>
        </w:rPr>
        <w:annotationRef/>
      </w:r>
      <w:r>
        <w:t>COMERCIAL: Favor estabelecer parâmetros claros de "insatisfação" com relação ao fornecimento.</w:t>
      </w:r>
    </w:p>
  </w:comment>
  <w:comment w:id="69" w:author="CAPARROZ MOURI Bruna" w:date="2025-10-09T13:19:00Z" w:initials="BC">
    <w:p w14:paraId="5640FC2E" w14:textId="77777777" w:rsidR="008A28C6" w:rsidRDefault="008A28C6" w:rsidP="008A28C6">
      <w:pPr>
        <w:pStyle w:val="Textodecomentrio"/>
      </w:pPr>
      <w:r>
        <w:rPr>
          <w:rStyle w:val="Refdecomentrio"/>
        </w:rPr>
        <w:annotationRef/>
      </w:r>
      <w:r>
        <w:t xml:space="preserve">COMERCIAL Dimensional: Teremos serviços no escopo de fornecimento? </w:t>
      </w:r>
    </w:p>
  </w:comment>
  <w:comment w:id="71" w:author="CAPARROZ MOURI Bruna" w:date="2025-10-09T13:21:00Z" w:initials="BC">
    <w:p w14:paraId="29D5BCBC" w14:textId="77777777" w:rsidR="00944513" w:rsidRDefault="00944513" w:rsidP="00944513">
      <w:pPr>
        <w:pStyle w:val="Textodecomentrio"/>
      </w:pPr>
      <w:r>
        <w:rPr>
          <w:rStyle w:val="Refdecomentrio"/>
        </w:rPr>
        <w:annotationRef/>
      </w:r>
      <w:r>
        <w:t>COMERCIAL: Favor estabelecer parâmetros claros de "imperfeitos" e "insatisfatórios" com relação ao fornecimento.</w:t>
      </w:r>
    </w:p>
  </w:comment>
  <w:comment w:id="72" w:author="CAPARROZ MOURI Bruna" w:date="2025-10-09T14:48:00Z" w:initials="BC">
    <w:p w14:paraId="59E8BC8B" w14:textId="77777777" w:rsidR="00F2535C" w:rsidRDefault="004B7DF8" w:rsidP="00F2535C">
      <w:pPr>
        <w:pStyle w:val="Textodecomentrio"/>
      </w:pPr>
      <w:r>
        <w:rPr>
          <w:rStyle w:val="Refdecomentrio"/>
        </w:rPr>
        <w:annotationRef/>
      </w:r>
      <w:r w:rsidR="00F2535C">
        <w:t xml:space="preserve">COMERCIAL: A CONTRATADA é a distribuidora dos bens. Desta forma, a responsabilidade por correção de vícios deverão ser cobradas do fabricante, devendo a CONTRATADA apenas auxiliar no intermédio da relação entre a CONTRATANTE e o fabricante. </w:t>
      </w:r>
    </w:p>
  </w:comment>
  <w:comment w:id="79" w:author="CAPARROZ MOURI Bruna" w:date="2025-10-09T16:52:00Z" w:initials="BC">
    <w:p w14:paraId="553E2A68" w14:textId="77777777" w:rsidR="00F2535C" w:rsidRDefault="00F2535C" w:rsidP="00F2535C">
      <w:pPr>
        <w:pStyle w:val="Textodecomentrio"/>
      </w:pPr>
      <w:r>
        <w:rPr>
          <w:rStyle w:val="Refdecomentrio"/>
        </w:rPr>
        <w:annotationRef/>
      </w:r>
      <w:r>
        <w:t xml:space="preserve">COMERCIAL: A CONTRATADA é a distribuidora dos bens. Desta forma, a responsabilidade por correção de vícios deverão ser cobradas do fabricante, devendo a CONTRATADA apenas auxiliar no intermédio da relação entre a CONTRATANTE e o fabricante.  O prazo de garantia oferecido pela CONTRATADA deverá ser o mesmo do oferecido pelo fabricante. </w:t>
      </w:r>
    </w:p>
  </w:comment>
  <w:comment w:id="90" w:author="CAPARROZ MOURI Bruna" w:date="2025-10-09T17:00:00Z" w:initials="BC">
    <w:p w14:paraId="7DC937FF" w14:textId="77777777" w:rsidR="00CA7FFA" w:rsidRDefault="00CA7FFA" w:rsidP="00CA7FFA">
      <w:pPr>
        <w:pStyle w:val="Textodecomentrio"/>
      </w:pPr>
      <w:r>
        <w:rPr>
          <w:rStyle w:val="Refdecomentrio"/>
        </w:rPr>
        <w:annotationRef/>
      </w:r>
      <w:r>
        <w:t xml:space="preserve">JURÍDICO: Solicitamos a bilateralização de todas as cláusulas de propriedade intelectual. </w:t>
      </w:r>
    </w:p>
  </w:comment>
  <w:comment w:id="101" w:author="CAPARROZ MOURI Bruna" w:date="2025-10-09T17:02:00Z" w:initials="BC">
    <w:p w14:paraId="5883481D" w14:textId="77777777" w:rsidR="0083726C" w:rsidRDefault="0083726C" w:rsidP="0083726C">
      <w:pPr>
        <w:pStyle w:val="Textodecomentrio"/>
      </w:pPr>
      <w:r>
        <w:rPr>
          <w:rStyle w:val="Refdecomentrio"/>
        </w:rPr>
        <w:annotationRef/>
      </w:r>
      <w:r>
        <w:t>JURÍDICO: A CONTRATADA não cederá direitos de propriedade intelectual de qualquer natureza, favor retirar as cláusulas.</w:t>
      </w:r>
    </w:p>
  </w:comment>
  <w:comment w:id="110" w:author="CAPARROZ MOURI Bruna" w:date="2025-10-09T17:06:00Z" w:initials="BC">
    <w:p w14:paraId="5ECDDF36" w14:textId="77777777" w:rsidR="00B259F9" w:rsidRDefault="00B259F9" w:rsidP="00B259F9">
      <w:pPr>
        <w:pStyle w:val="Textodecomentrio"/>
      </w:pPr>
      <w:r>
        <w:rPr>
          <w:rStyle w:val="Refdecomentrio"/>
        </w:rPr>
        <w:annotationRef/>
      </w:r>
      <w:r>
        <w:t xml:space="preserve">JURÍDICO: Solicitamos a alteração para 5 anos,  visto ser um prazo amplamente praticado no Brasil. Ainda, após 5 anos, as informações tendem a se tornar obsoletas. </w:t>
      </w:r>
    </w:p>
  </w:comment>
  <w:comment w:id="142" w:author="CAPARROZ MOURI Bruna" w:date="2025-10-09T17:10:00Z" w:initials="BC">
    <w:p w14:paraId="474A6DF9" w14:textId="77777777" w:rsidR="005157B0" w:rsidRDefault="005157B0" w:rsidP="005157B0">
      <w:pPr>
        <w:pStyle w:val="Textodecomentrio"/>
      </w:pPr>
      <w:r>
        <w:rPr>
          <w:rStyle w:val="Refdecomentrio"/>
        </w:rPr>
        <w:annotationRef/>
      </w:r>
      <w:r>
        <w:t xml:space="preserve">A Dimensional é parte integrante de um grupo francês e as regras anticorrupção que segue são francesas (Lei Sapin II). Regularmente são realizadas auditorias pelo governo francês, o que impede a Dimensional de aceitar Códigos de Conduta de terceiros, sob pena de aplicação de multa de até 1 milhão de euros e outras penalidades de cunho não pecuniário. </w:t>
      </w:r>
    </w:p>
  </w:comment>
  <w:comment w:id="148" w:author="CAPARROZ MOURI Bruna" w:date="2025-10-09T17:15:00Z" w:initials="BC">
    <w:p w14:paraId="2F564E3C" w14:textId="77777777" w:rsidR="005E4EEA" w:rsidRDefault="005E4EEA" w:rsidP="005E4EEA">
      <w:pPr>
        <w:pStyle w:val="Textodecomentrio"/>
      </w:pPr>
      <w:r>
        <w:rPr>
          <w:rStyle w:val="Refdecomentrio"/>
        </w:rPr>
        <w:annotationRef/>
      </w:r>
      <w:r>
        <w:t>JURÍDICO: Favor tornar a cláusula bilateral.</w:t>
      </w:r>
    </w:p>
  </w:comment>
  <w:comment w:id="149" w:author="Revisor IA" w:initials="" w:date="2025-11-03T08:33:01Z">
    <w:p>
      <w:pPr>
        <w:pStyle w:val="CommentText"/>
      </w:pPr>
      <w:r>
        <w:rPr>
          <w:rStyle w:val="CommentReference"/>
        </w:rPr>
        <w:annotationRef/>
      </w:r>
      <w:r>
        <w:t>[RBRA] Placeholder óbvio 'INDICAR ENDEREÇO DA CONTRAPARTE' presente no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82AC4" w15:done="0"/>
  <w15:commentEx w15:paraId="12E931F9" w15:done="0"/>
  <w15:commentEx w15:paraId="4B71991D" w15:done="0"/>
  <w15:commentEx w15:paraId="005DFAD1" w15:done="0"/>
  <w15:commentEx w15:paraId="29A29310" w15:done="0"/>
  <w15:commentEx w15:paraId="5640FC2E" w15:done="0"/>
  <w15:commentEx w15:paraId="29D5BCBC" w15:done="0"/>
  <w15:commentEx w15:paraId="59E8BC8B" w15:done="0"/>
  <w15:commentEx w15:paraId="553E2A68" w15:done="0"/>
  <w15:commentEx w15:paraId="7DC937FF" w15:done="0"/>
  <w15:commentEx w15:paraId="5883481D" w15:done="0"/>
  <w15:commentEx w15:paraId="5ECDDF36" w15:done="0"/>
  <w15:commentEx w15:paraId="474A6DF9" w15:done="0"/>
  <w15:commentEx w15:paraId="2F564E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1A30FE" w16cex:dateUtc="2025-10-08T14:20:00Z"/>
  <w16cex:commentExtensible w16cex:durableId="45DF8518" w16cex:dateUtc="2025-10-08T14:19:00Z"/>
  <w16cex:commentExtensible w16cex:durableId="4F44C084" w16cex:dateUtc="2025-10-08T14:34:00Z"/>
  <w16cex:commentExtensible w16cex:durableId="149C20CB" w16cex:dateUtc="2025-10-08T14:40:00Z"/>
  <w16cex:commentExtensible w16cex:durableId="0C476AEF" w16cex:dateUtc="2025-10-09T16:05:00Z"/>
  <w16cex:commentExtensible w16cex:durableId="660010B8" w16cex:dateUtc="2025-10-09T16:19:00Z"/>
  <w16cex:commentExtensible w16cex:durableId="17F233F0" w16cex:dateUtc="2025-10-09T16:21:00Z"/>
  <w16cex:commentExtensible w16cex:durableId="2C24D9A9" w16cex:dateUtc="2025-10-09T17:48:00Z"/>
  <w16cex:commentExtensible w16cex:durableId="21A7A599" w16cex:dateUtc="2025-10-09T19:52:00Z"/>
  <w16cex:commentExtensible w16cex:durableId="76128141" w16cex:dateUtc="2025-10-09T20:00:00Z"/>
  <w16cex:commentExtensible w16cex:durableId="76A94D24" w16cex:dateUtc="2025-10-09T20:02:00Z"/>
  <w16cex:commentExtensible w16cex:durableId="04E73386" w16cex:dateUtc="2025-10-09T20:06:00Z"/>
  <w16cex:commentExtensible w16cex:durableId="5D924839" w16cex:dateUtc="2025-10-09T20:10:00Z"/>
  <w16cex:commentExtensible w16cex:durableId="4242BA12" w16cex:dateUtc="2025-10-09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82AC4" w16cid:durableId="3E1A30FE"/>
  <w16cid:commentId w16cid:paraId="12E931F9" w16cid:durableId="45DF8518"/>
  <w16cid:commentId w16cid:paraId="4B71991D" w16cid:durableId="4F44C084"/>
  <w16cid:commentId w16cid:paraId="005DFAD1" w16cid:durableId="149C20CB"/>
  <w16cid:commentId w16cid:paraId="29A29310" w16cid:durableId="0C476AEF"/>
  <w16cid:commentId w16cid:paraId="5640FC2E" w16cid:durableId="660010B8"/>
  <w16cid:commentId w16cid:paraId="29D5BCBC" w16cid:durableId="17F233F0"/>
  <w16cid:commentId w16cid:paraId="59E8BC8B" w16cid:durableId="2C24D9A9"/>
  <w16cid:commentId w16cid:paraId="553E2A68" w16cid:durableId="21A7A599"/>
  <w16cid:commentId w16cid:paraId="7DC937FF" w16cid:durableId="76128141"/>
  <w16cid:commentId w16cid:paraId="5883481D" w16cid:durableId="76A94D24"/>
  <w16cid:commentId w16cid:paraId="5ECDDF36" w16cid:durableId="04E73386"/>
  <w16cid:commentId w16cid:paraId="474A6DF9" w16cid:durableId="5D924839"/>
  <w16cid:commentId w16cid:paraId="2F564E3C" w16cid:durableId="4242BA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761F" w14:textId="77777777" w:rsidR="00F964C0" w:rsidRDefault="00F964C0">
      <w:pPr>
        <w:spacing w:after="0" w:line="240" w:lineRule="auto"/>
      </w:pPr>
      <w:r>
        <w:separator/>
      </w:r>
    </w:p>
  </w:endnote>
  <w:endnote w:type="continuationSeparator" w:id="0">
    <w:p w14:paraId="61E5480E" w14:textId="77777777" w:rsidR="00F964C0" w:rsidRDefault="00F9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Yu Gothic"/>
    <w:charset w:val="80"/>
    <w:family w:val="swiss"/>
    <w:pitch w:val="default"/>
  </w:font>
  <w:font w:name="Liberation Serif">
    <w:altName w:val="HGPMinchoE"/>
    <w:charset w:val="80"/>
    <w:family w:val="roman"/>
    <w:pitch w:val="default"/>
    <w:sig w:usb0="00000000" w:usb1="00000000" w:usb2="00000009" w:usb3="00000000" w:csb0="000001FF" w:csb1="00000000"/>
  </w:font>
  <w:font w:name="DejaVu LGC Sans">
    <w:altName w:val="Yu Gothic"/>
    <w:charset w:val="80"/>
    <w:family w:val="auto"/>
    <w:pitch w:val="default"/>
  </w:font>
  <w:font w:name="Mangal">
    <w:panose1 w:val="00000400000000000000"/>
    <w:charset w:val="00"/>
    <w:family w:val="roman"/>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2447" w14:textId="77777777" w:rsidR="006671EC" w:rsidRDefault="00F964C0" w:rsidP="00A138B3">
    <w:pPr>
      <w:pStyle w:val="Rodap"/>
      <w:jc w:val="center"/>
    </w:pPr>
    <w:r>
      <w:fldChar w:fldCharType="begin"/>
    </w:r>
    <w:r>
      <w:instrText xml:space="preserve"> PAGE   \* MERGEFORMAT </w:instrText>
    </w:r>
    <w:r>
      <w:fldChar w:fldCharType="separate"/>
    </w:r>
    <w:r>
      <w:rPr>
        <w:noProof/>
      </w:rPr>
      <w:t>1</w:t>
    </w:r>
    <w:r>
      <w:rPr>
        <w:noProof/>
      </w:rPr>
      <w:fldChar w:fldCharType="end"/>
    </w:r>
    <w:r w:rsidR="00570F29">
      <w:rPr>
        <w:noProof/>
      </w:rPr>
      <w:drawing>
        <wp:anchor distT="0" distB="0" distL="0" distR="0" simplePos="0" relativeHeight="251658240" behindDoc="0" locked="0" layoutInCell="1" allowOverlap="1" wp14:anchorId="5A96FD78" wp14:editId="6D86CE64">
          <wp:simplePos x="0" y="0"/>
          <wp:positionH relativeFrom="margin">
            <wp:posOffset>-127000</wp:posOffset>
          </wp:positionH>
          <wp:positionV relativeFrom="paragraph">
            <wp:posOffset>-95250</wp:posOffset>
          </wp:positionV>
          <wp:extent cx="457200" cy="457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C107" w14:textId="77777777" w:rsidR="00F964C0" w:rsidRDefault="00F964C0">
      <w:pPr>
        <w:spacing w:after="0" w:line="240" w:lineRule="auto"/>
      </w:pPr>
      <w:r>
        <w:separator/>
      </w:r>
    </w:p>
  </w:footnote>
  <w:footnote w:type="continuationSeparator" w:id="0">
    <w:p w14:paraId="277CC413" w14:textId="77777777" w:rsidR="00F964C0" w:rsidRDefault="00F96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C5DE" w14:textId="1D1959C6" w:rsidR="006671EC" w:rsidRPr="00537274" w:rsidRDefault="00F964C0" w:rsidP="006671EC">
    <w:pPr>
      <w:pStyle w:val="SyngentaHeaderText"/>
      <w:rPr>
        <w:lang w:val="es-AR"/>
      </w:rPr>
    </w:pPr>
    <w:bookmarkStart w:id="152" w:name="_Hlk129624419"/>
    <w:bookmarkStart w:id="153" w:name="_Hlk129624420"/>
    <w:bookmarkStart w:id="154" w:name="_Hlk129625820"/>
    <w:bookmarkStart w:id="155" w:name="_Hlk129625821"/>
    <w:bookmarkStart w:id="156" w:name="_Hlk129625882"/>
    <w:bookmarkStart w:id="157" w:name="_Hlk129625883"/>
    <w:bookmarkStart w:id="158" w:name="_Hlk129627693"/>
    <w:bookmarkStart w:id="159" w:name="_Hlk129627694"/>
    <w:bookmarkStart w:id="160" w:name="_Hlk129629776"/>
    <w:bookmarkStart w:id="161" w:name="_Hlk129629777"/>
    <w:bookmarkStart w:id="162" w:name="_Hlk129636596"/>
    <w:bookmarkStart w:id="163" w:name="_Hlk129636597"/>
    <w:bookmarkStart w:id="164" w:name="_Hlk129639662"/>
    <w:bookmarkStart w:id="165" w:name="_Hlk129639663"/>
    <w:r w:rsidRPr="00537274">
      <w:rPr>
        <w:lang w:val="es-AR"/>
      </w:rPr>
      <w:t>Contrato # 1000</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sidR="005818AE">
      <w:rPr>
        <w:lang w:val="es-AR"/>
      </w:rPr>
      <w:t>0000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B3C81"/>
    <w:multiLevelType w:val="hybridMultilevel"/>
    <w:tmpl w:val="AB1CDA4A"/>
    <w:lvl w:ilvl="0" w:tplc="64465CF8">
      <w:start w:val="1"/>
      <w:numFmt w:val="decimal"/>
      <w:lvlText w:val="%1."/>
      <w:lvlJc w:val="left"/>
      <w:pPr>
        <w:ind w:left="720" w:hanging="360"/>
      </w:pPr>
    </w:lvl>
    <w:lvl w:ilvl="1" w:tplc="F0D60BD0" w:tentative="1">
      <w:start w:val="1"/>
      <w:numFmt w:val="lowerLetter"/>
      <w:lvlText w:val="%2."/>
      <w:lvlJc w:val="left"/>
      <w:pPr>
        <w:ind w:left="1440" w:hanging="360"/>
      </w:pPr>
    </w:lvl>
    <w:lvl w:ilvl="2" w:tplc="6994AA50" w:tentative="1">
      <w:start w:val="1"/>
      <w:numFmt w:val="lowerRoman"/>
      <w:lvlText w:val="%3."/>
      <w:lvlJc w:val="right"/>
      <w:pPr>
        <w:ind w:left="2160" w:hanging="180"/>
      </w:pPr>
    </w:lvl>
    <w:lvl w:ilvl="3" w:tplc="41DC19C6" w:tentative="1">
      <w:start w:val="1"/>
      <w:numFmt w:val="decimal"/>
      <w:pStyle w:val="Ttulo4"/>
      <w:lvlText w:val="%4."/>
      <w:lvlJc w:val="left"/>
      <w:pPr>
        <w:ind w:left="2880" w:hanging="360"/>
      </w:pPr>
    </w:lvl>
    <w:lvl w:ilvl="4" w:tplc="43627546" w:tentative="1">
      <w:start w:val="1"/>
      <w:numFmt w:val="lowerLetter"/>
      <w:lvlText w:val="%5."/>
      <w:lvlJc w:val="left"/>
      <w:pPr>
        <w:ind w:left="3600" w:hanging="360"/>
      </w:pPr>
    </w:lvl>
    <w:lvl w:ilvl="5" w:tplc="8FAA0330" w:tentative="1">
      <w:start w:val="1"/>
      <w:numFmt w:val="lowerRoman"/>
      <w:lvlText w:val="%6."/>
      <w:lvlJc w:val="right"/>
      <w:pPr>
        <w:ind w:left="4320" w:hanging="180"/>
      </w:pPr>
    </w:lvl>
    <w:lvl w:ilvl="6" w:tplc="A1DE2B36" w:tentative="1">
      <w:start w:val="1"/>
      <w:numFmt w:val="decimal"/>
      <w:lvlText w:val="%7."/>
      <w:lvlJc w:val="left"/>
      <w:pPr>
        <w:ind w:left="5040" w:hanging="360"/>
      </w:pPr>
    </w:lvl>
    <w:lvl w:ilvl="7" w:tplc="39C490BE" w:tentative="1">
      <w:start w:val="1"/>
      <w:numFmt w:val="lowerLetter"/>
      <w:lvlText w:val="%8."/>
      <w:lvlJc w:val="left"/>
      <w:pPr>
        <w:ind w:left="5760" w:hanging="360"/>
      </w:pPr>
    </w:lvl>
    <w:lvl w:ilvl="8" w:tplc="6990340C" w:tentative="1">
      <w:start w:val="1"/>
      <w:numFmt w:val="lowerRoman"/>
      <w:lvlText w:val="%9."/>
      <w:lvlJc w:val="right"/>
      <w:pPr>
        <w:ind w:left="6480" w:hanging="180"/>
      </w:pPr>
    </w:lvl>
  </w:abstractNum>
  <w:abstractNum w:abstractNumId="1" w15:restartNumberingAfterBreak="0">
    <w:nsid w:val="225C6243"/>
    <w:multiLevelType w:val="multilevel"/>
    <w:tmpl w:val="CF9638CE"/>
    <w:lvl w:ilvl="0">
      <w:start w:val="1"/>
      <w:numFmt w:val="decimal"/>
      <w:pStyle w:val="SyngentaNumberedList1"/>
      <w:lvlText w:val="%1."/>
      <w:lvlJc w:val="left"/>
      <w:pPr>
        <w:ind w:left="0" w:firstLine="0"/>
      </w:pPr>
      <w:rPr>
        <w:rFonts w:hint="default"/>
      </w:rPr>
    </w:lvl>
    <w:lvl w:ilvl="1">
      <w:start w:val="1"/>
      <w:numFmt w:val="decimal"/>
      <w:pStyle w:val="SyngentaNumberedList2"/>
      <w:lvlText w:val="%1.%2."/>
      <w:lvlJc w:val="left"/>
      <w:pPr>
        <w:tabs>
          <w:tab w:val="num" w:pos="714"/>
        </w:tabs>
        <w:ind w:left="714" w:hanging="714"/>
      </w:pPr>
      <w:rPr>
        <w:rFonts w:hint="default"/>
      </w:rPr>
    </w:lvl>
    <w:lvl w:ilvl="2">
      <w:start w:val="1"/>
      <w:numFmt w:val="lowerLetter"/>
      <w:pStyle w:val="SyngentaNumberedList3"/>
      <w:lvlText w:val="%3."/>
      <w:lvlJc w:val="right"/>
      <w:pPr>
        <w:tabs>
          <w:tab w:val="num" w:pos="1077"/>
        </w:tabs>
        <w:ind w:left="1080" w:hanging="207"/>
      </w:pPr>
      <w:rPr>
        <w:rFonts w:hint="default"/>
        <w:b w:val="0"/>
        <w:bCs w:val="0"/>
        <w:i w:val="0"/>
        <w:iCs w:val="0"/>
        <w:caps w:val="0"/>
        <w:smallCaps w:val="0"/>
        <w:strike w:val="0"/>
        <w:dstrike w:val="0"/>
        <w:noProof w:val="0"/>
        <w:vanish w:val="0"/>
        <w:color w:val="000000"/>
        <w:spacing w:val="0"/>
        <w:kern w:val="0"/>
        <w:position w:val="0"/>
        <w:u w:val="none"/>
        <w:effect w:val="none"/>
        <w:vertAlign w:val="baseline"/>
        <w:specVanish w:val="0"/>
      </w:rPr>
    </w:lvl>
    <w:lvl w:ilvl="3">
      <w:start w:val="1"/>
      <w:numFmt w:val="lowerRoman"/>
      <w:pStyle w:val="SyngentaNumberedList4"/>
      <w:lvlText w:val="%4."/>
      <w:lvlJc w:val="left"/>
      <w:pPr>
        <w:ind w:left="1440" w:hanging="360"/>
      </w:pPr>
      <w:rPr>
        <w:rFonts w:hint="default"/>
      </w:rPr>
    </w:lvl>
    <w:lvl w:ilvl="4">
      <w:start w:val="1"/>
      <w:numFmt w:val="none"/>
      <w:pStyle w:val="SyngentaNumberedList1BodyText"/>
      <w:lvlText w:val="%5"/>
      <w:lvlJc w:val="left"/>
      <w:pPr>
        <w:tabs>
          <w:tab w:val="num" w:pos="714"/>
        </w:tabs>
        <w:ind w:left="714" w:firstLine="0"/>
      </w:pPr>
      <w:rPr>
        <w:rFonts w:hint="default"/>
      </w:rPr>
    </w:lvl>
    <w:lvl w:ilvl="5">
      <w:start w:val="1"/>
      <w:numFmt w:val="none"/>
      <w:pStyle w:val="SyngentaNumberedList2BodyText"/>
      <w:lvlText w:val="%6"/>
      <w:lvlJc w:val="right"/>
      <w:pPr>
        <w:tabs>
          <w:tab w:val="num" w:pos="1077"/>
        </w:tabs>
        <w:ind w:left="1077" w:firstLine="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61F062C"/>
    <w:multiLevelType w:val="multilevel"/>
    <w:tmpl w:val="1D824B0E"/>
    <w:lvl w:ilvl="0">
      <w:start w:val="1"/>
      <w:numFmt w:val="none"/>
      <w:pStyle w:val="SyngentaNumbered-RestartNumbering"/>
      <w:lvlText w:val="%1"/>
      <w:lvlJc w:val="left"/>
      <w:pPr>
        <w:ind w:left="720" w:hanging="360"/>
      </w:pPr>
      <w:rPr>
        <w:rFonts w:hint="default"/>
      </w:rPr>
    </w:lvl>
    <w:lvl w:ilvl="1">
      <w:start w:val="1"/>
      <w:numFmt w:val="decimal"/>
      <w:pStyle w:val="SyngentaScheduleList1"/>
      <w:lvlText w:val="%2."/>
      <w:lvlJc w:val="left"/>
      <w:pPr>
        <w:ind w:left="720" w:hanging="720"/>
      </w:pPr>
      <w:rPr>
        <w:rFonts w:hint="default"/>
      </w:rPr>
    </w:lvl>
    <w:lvl w:ilvl="2">
      <w:start w:val="1"/>
      <w:numFmt w:val="lowerLetter"/>
      <w:pStyle w:val="SyngentaScheduleList2"/>
      <w:lvlText w:val="%3."/>
      <w:lvlJc w:val="left"/>
      <w:pPr>
        <w:ind w:left="14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2FA2D54"/>
    <w:multiLevelType w:val="multilevel"/>
    <w:tmpl w:val="827E7914"/>
    <w:lvl w:ilvl="0">
      <w:start w:val="1"/>
      <w:numFmt w:val="decimal"/>
      <w:pStyle w:val="SyngentaRDANumberedScheduleList"/>
      <w:lvlText w:val="Schedule %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95C6C62"/>
    <w:multiLevelType w:val="hybridMultilevel"/>
    <w:tmpl w:val="C83C19B4"/>
    <w:lvl w:ilvl="0" w:tplc="13BEE2B4">
      <w:numFmt w:val="bullet"/>
      <w:lvlText w:val=""/>
      <w:lvlJc w:val="left"/>
      <w:pPr>
        <w:ind w:left="720" w:hanging="360"/>
      </w:pPr>
      <w:rPr>
        <w:rFonts w:ascii="Wingdings" w:eastAsiaTheme="minorHAnsi" w:hAnsi="Wingding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3B15541"/>
    <w:multiLevelType w:val="multilevel"/>
    <w:tmpl w:val="1938F048"/>
    <w:lvl w:ilvl="0">
      <w:start w:val="1"/>
      <w:numFmt w:val="decimal"/>
      <w:pStyle w:val="Ttulo1"/>
      <w:lvlText w:val="%1."/>
      <w:lvlJc w:val="left"/>
      <w:pPr>
        <w:tabs>
          <w:tab w:val="num" w:pos="720"/>
        </w:tabs>
        <w:ind w:left="720" w:hanging="720"/>
      </w:pPr>
      <w:rPr>
        <w:rFonts w:hint="default"/>
        <w:caps w:val="0"/>
        <w:strike w:val="0"/>
        <w:dstrike w:val="0"/>
        <w:vanish w:val="0"/>
        <w:color w:val="auto"/>
        <w:vertAlign w:val="baseline"/>
      </w:rPr>
    </w:lvl>
    <w:lvl w:ilvl="1">
      <w:start w:val="1"/>
      <w:numFmt w:val="decimal"/>
      <w:pStyle w:val="Ttulo2"/>
      <w:lvlText w:val="%1.%2"/>
      <w:lvlJc w:val="left"/>
      <w:pPr>
        <w:tabs>
          <w:tab w:val="num" w:pos="720"/>
        </w:tabs>
        <w:ind w:left="720" w:hanging="720"/>
      </w:pPr>
      <w:rPr>
        <w:rFonts w:hint="default"/>
        <w:b w:val="0"/>
        <w:i w:val="0"/>
        <w:caps w:val="0"/>
        <w:strike w:val="0"/>
        <w:dstrike w:val="0"/>
        <w:vanish w:val="0"/>
        <w:color w:val="auto"/>
        <w:vertAlign w:val="baseline"/>
      </w:rPr>
    </w:lvl>
    <w:lvl w:ilvl="2">
      <w:start w:val="1"/>
      <w:numFmt w:val="lowerLetter"/>
      <w:lvlText w:val="(%3)"/>
      <w:lvlJc w:val="left"/>
      <w:pPr>
        <w:tabs>
          <w:tab w:val="num" w:pos="1440"/>
        </w:tabs>
        <w:ind w:left="1440" w:hanging="720"/>
      </w:pPr>
      <w:rPr>
        <w:rFonts w:hint="default"/>
        <w:b w:val="0"/>
        <w:i w:val="0"/>
        <w:caps w:val="0"/>
        <w:strike w:val="0"/>
        <w:dstrike w:val="0"/>
        <w:vanish w:val="0"/>
        <w:color w:val="auto"/>
        <w:vertAlign w:val="baseline"/>
      </w:rPr>
    </w:lvl>
    <w:lvl w:ilvl="3">
      <w:start w:val="1"/>
      <w:numFmt w:val="lowerRoman"/>
      <w:lvlText w:val="(%4)"/>
      <w:lvlJc w:val="left"/>
      <w:pPr>
        <w:tabs>
          <w:tab w:val="num" w:pos="2160"/>
        </w:tabs>
        <w:ind w:left="2160" w:hanging="720"/>
      </w:pPr>
      <w:rPr>
        <w:rFonts w:hint="default"/>
        <w:b w:val="0"/>
        <w:i w:val="0"/>
        <w:caps w:val="0"/>
        <w:strike w:val="0"/>
        <w:dstrike w:val="0"/>
        <w:vanish w:val="0"/>
        <w:color w:val="auto"/>
        <w:vertAlign w:val="baseline"/>
      </w:rPr>
    </w:lvl>
    <w:lvl w:ilvl="4">
      <w:start w:val="1"/>
      <w:numFmt w:val="upperLetter"/>
      <w:lvlText w:val="(%5)"/>
      <w:lvlJc w:val="left"/>
      <w:pPr>
        <w:tabs>
          <w:tab w:val="num" w:pos="2880"/>
        </w:tabs>
        <w:ind w:left="2880" w:hanging="720"/>
      </w:pPr>
      <w:rPr>
        <w:rFonts w:hint="default"/>
        <w:b w:val="0"/>
        <w:i w:val="0"/>
        <w:caps w:val="0"/>
        <w:strike w:val="0"/>
        <w:dstrike w:val="0"/>
        <w:vanish w:val="0"/>
        <w:color w:val="auto"/>
        <w:vertAlign w:val="baseline"/>
      </w:rPr>
    </w:lvl>
    <w:lvl w:ilvl="5">
      <w:start w:val="1"/>
      <w:numFmt w:val="ordinal"/>
      <w:lvlText w:val="%6"/>
      <w:lvlJc w:val="center"/>
      <w:pPr>
        <w:tabs>
          <w:tab w:val="num" w:pos="720"/>
        </w:tabs>
        <w:ind w:left="720" w:hanging="720"/>
      </w:pPr>
      <w:rPr>
        <w:rFonts w:hint="default"/>
        <w:caps w:val="0"/>
        <w:strike w:val="0"/>
        <w:dstrike w:val="0"/>
        <w:vanish w:val="0"/>
        <w:color w:val="auto"/>
        <w:vertAlign w:val="baseline"/>
      </w:rPr>
    </w:lvl>
    <w:lvl w:ilvl="6">
      <w:start w:val="1"/>
      <w:numFmt w:val="ordinal"/>
      <w:lvlText w:val="%7"/>
      <w:lvlJc w:val="center"/>
      <w:pPr>
        <w:tabs>
          <w:tab w:val="num" w:pos="720"/>
        </w:tabs>
        <w:ind w:left="720" w:hanging="720"/>
      </w:pPr>
      <w:rPr>
        <w:rFonts w:hint="default"/>
        <w:caps w:val="0"/>
        <w:strike w:val="0"/>
        <w:dstrike w:val="0"/>
        <w:vanish w:val="0"/>
        <w:color w:val="auto"/>
        <w:vertAlign w:val="baseline"/>
      </w:rPr>
    </w:lvl>
    <w:lvl w:ilvl="7">
      <w:start w:val="1"/>
      <w:numFmt w:val="ordinal"/>
      <w:lvlText w:val="%8"/>
      <w:lvlJc w:val="left"/>
      <w:pPr>
        <w:tabs>
          <w:tab w:val="num" w:pos="720"/>
        </w:tabs>
        <w:ind w:left="720" w:hanging="720"/>
      </w:pPr>
      <w:rPr>
        <w:rFonts w:hint="default"/>
        <w:caps w:val="0"/>
        <w:strike w:val="0"/>
        <w:dstrike w:val="0"/>
        <w:color w:val="000000"/>
        <w:vertAlign w:val="baseline"/>
      </w:rPr>
    </w:lvl>
    <w:lvl w:ilvl="8">
      <w:start w:val="1"/>
      <w:numFmt w:val="ordinal"/>
      <w:lvlText w:val="%9"/>
      <w:lvlJc w:val="left"/>
      <w:pPr>
        <w:tabs>
          <w:tab w:val="num" w:pos="720"/>
        </w:tabs>
        <w:ind w:left="720" w:hanging="720"/>
      </w:pPr>
      <w:rPr>
        <w:rFonts w:hint="default"/>
        <w:caps w:val="0"/>
        <w:strike w:val="0"/>
        <w:dstrike w:val="0"/>
        <w:vanish w:val="0"/>
        <w:color w:val="000000"/>
        <w:vertAlign w:val="baseline"/>
      </w:rPr>
    </w:lvl>
  </w:abstractNum>
  <w:abstractNum w:abstractNumId="6" w15:restartNumberingAfterBreak="0">
    <w:nsid w:val="69441B49"/>
    <w:multiLevelType w:val="multilevel"/>
    <w:tmpl w:val="A6CC7C1A"/>
    <w:lvl w:ilvl="0">
      <w:start w:val="1"/>
      <w:numFmt w:val="none"/>
      <w:pStyle w:val="Exari-ClauseCode"/>
      <w:lvlText w:val="Clause Code: "/>
      <w:lvlJc w:val="left"/>
      <w:pPr>
        <w:ind w:left="2268" w:hanging="2268"/>
      </w:pPr>
      <w:rPr>
        <w:rFonts w:hint="default"/>
        <w:b/>
        <w:i w:val="0"/>
        <w:color w:val="FF0000"/>
        <w:sz w:val="18"/>
      </w:rPr>
    </w:lvl>
    <w:lvl w:ilvl="1">
      <w:start w:val="1"/>
      <w:numFmt w:val="lowerLetter"/>
      <w:lvlText w:val="%2)"/>
      <w:lvlJc w:val="left"/>
      <w:pPr>
        <w:ind w:left="360" w:hanging="360"/>
      </w:pPr>
      <w:rPr>
        <w:rFonts w:hint="default"/>
      </w:rPr>
    </w:lvl>
    <w:lvl w:ilvl="2">
      <w:start w:val="1"/>
      <w:numFmt w:val="lowerRoman"/>
      <w:lvlText w:val="%3)"/>
      <w:lvlJc w:val="left"/>
      <w:pPr>
        <w:ind w:left="720" w:hanging="360"/>
      </w:pPr>
      <w:rPr>
        <w:rFonts w:hint="default"/>
      </w:rPr>
    </w:lvl>
    <w:lvl w:ilvl="3">
      <w:start w:val="1"/>
      <w:numFmt w:val="decimal"/>
      <w:lvlText w:val="(%4)"/>
      <w:lvlJc w:val="left"/>
      <w:pPr>
        <w:ind w:left="108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7" w15:restartNumberingAfterBreak="0">
    <w:nsid w:val="6A993710"/>
    <w:multiLevelType w:val="multilevel"/>
    <w:tmpl w:val="D764B282"/>
    <w:lvl w:ilvl="0">
      <w:start w:val="1"/>
      <w:numFmt w:val="decimal"/>
      <w:lvlText w:val="%1."/>
      <w:lvlJc w:val="left"/>
      <w:pPr>
        <w:ind w:left="720" w:hanging="360"/>
      </w:pPr>
      <w:rPr>
        <w:rFonts w:hint="default"/>
        <w:b/>
        <w:u w:val="none"/>
      </w:rPr>
    </w:lvl>
    <w:lvl w:ilvl="1">
      <w:start w:val="1"/>
      <w:numFmt w:val="decimal"/>
      <w:isLgl/>
      <w:lvlText w:val="%1.%2."/>
      <w:lvlJc w:val="left"/>
      <w:pPr>
        <w:ind w:left="720" w:hanging="720"/>
      </w:pPr>
      <w:rPr>
        <w:rFonts w:hint="default"/>
      </w:rPr>
    </w:lvl>
    <w:lvl w:ilvl="2">
      <w:start w:val="1"/>
      <w:numFmt w:val="decimal"/>
      <w:pStyle w:val="Ttulo3"/>
      <w:isLgl/>
      <w:lvlText w:val="%1.%2.%3."/>
      <w:lvlJc w:val="left"/>
      <w:pPr>
        <w:ind w:left="1494" w:hanging="720"/>
      </w:pPr>
      <w:rPr>
        <w:rFonts w:hint="default"/>
        <w:strike w:val="0"/>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8" w15:restartNumberingAfterBreak="0">
    <w:nsid w:val="7DEB72DA"/>
    <w:multiLevelType w:val="multilevel"/>
    <w:tmpl w:val="70E6B28C"/>
    <w:lvl w:ilvl="0">
      <w:start w:val="1"/>
      <w:numFmt w:val="decimal"/>
      <w:lvlText w:val="Schedule %1 -"/>
      <w:lvlJc w:val="left"/>
      <w:pPr>
        <w:ind w:left="360" w:hanging="360"/>
      </w:pPr>
      <w:rPr>
        <w:rFonts w:hint="default"/>
      </w:rPr>
    </w:lvl>
    <w:lvl w:ilvl="1">
      <w:start w:val="1"/>
      <w:numFmt w:val="decimal"/>
      <w:pStyle w:val="SyngentaRDANumberedScheduleTitle"/>
      <w:lvlText w:val="SCHEDULE %2"/>
      <w:lvlJc w:val="left"/>
      <w:pPr>
        <w:ind w:left="0" w:firstLine="0"/>
      </w:pPr>
      <w:rPr>
        <w:rFonts w:hint="default"/>
        <w:u w:val="singl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25636856">
    <w:abstractNumId w:val="0"/>
  </w:num>
  <w:num w:numId="2" w16cid:durableId="2136365722">
    <w:abstractNumId w:val="7"/>
  </w:num>
  <w:num w:numId="3" w16cid:durableId="2129664913">
    <w:abstractNumId w:val="5"/>
  </w:num>
  <w:num w:numId="4" w16cid:durableId="241641727">
    <w:abstractNumId w:val="1"/>
  </w:num>
  <w:num w:numId="5" w16cid:durableId="1073742512">
    <w:abstractNumId w:val="2"/>
  </w:num>
  <w:num w:numId="6" w16cid:durableId="1115904605">
    <w:abstractNumId w:val="6"/>
  </w:num>
  <w:num w:numId="7" w16cid:durableId="128014649">
    <w:abstractNumId w:val="3"/>
  </w:num>
  <w:num w:numId="8" w16cid:durableId="462893740">
    <w:abstractNumId w:val="8"/>
  </w:num>
  <w:num w:numId="9" w16cid:durableId="899749506">
    <w:abstractNumId w:val="1"/>
  </w:num>
  <w:num w:numId="10" w16cid:durableId="1239100615">
    <w:abstractNumId w:val="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PARROZ MOURI Bruna">
    <w15:presenceInfo w15:providerId="AD" w15:userId="S::bruna.mouri@sonepar.com.br::ec11830e-3a77-439b-8900-695774c81e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characterSpacingControl w:val="doNotCompress"/>
  <w:strictFirstAndLastChar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88"/>
    <w:rsid w:val="000232B4"/>
    <w:rsid w:val="00025086"/>
    <w:rsid w:val="00036414"/>
    <w:rsid w:val="00053D88"/>
    <w:rsid w:val="00071171"/>
    <w:rsid w:val="00072340"/>
    <w:rsid w:val="00074C44"/>
    <w:rsid w:val="00076437"/>
    <w:rsid w:val="00081EE2"/>
    <w:rsid w:val="00082E0A"/>
    <w:rsid w:val="00083B5B"/>
    <w:rsid w:val="00090EA5"/>
    <w:rsid w:val="00095CA1"/>
    <w:rsid w:val="000A4ECC"/>
    <w:rsid w:val="000A6417"/>
    <w:rsid w:val="000B1AFD"/>
    <w:rsid w:val="000B3B40"/>
    <w:rsid w:val="000B4673"/>
    <w:rsid w:val="000C784F"/>
    <w:rsid w:val="000D068A"/>
    <w:rsid w:val="000F1BF9"/>
    <w:rsid w:val="000F562E"/>
    <w:rsid w:val="00102CAF"/>
    <w:rsid w:val="001038C1"/>
    <w:rsid w:val="00106984"/>
    <w:rsid w:val="001114C4"/>
    <w:rsid w:val="00126769"/>
    <w:rsid w:val="001364F8"/>
    <w:rsid w:val="00136E0C"/>
    <w:rsid w:val="00143DC0"/>
    <w:rsid w:val="0014794D"/>
    <w:rsid w:val="00153B80"/>
    <w:rsid w:val="001609B2"/>
    <w:rsid w:val="00172424"/>
    <w:rsid w:val="0017350C"/>
    <w:rsid w:val="00174C13"/>
    <w:rsid w:val="00181DC1"/>
    <w:rsid w:val="001963E0"/>
    <w:rsid w:val="0019738C"/>
    <w:rsid w:val="001A2618"/>
    <w:rsid w:val="001B03B2"/>
    <w:rsid w:val="001B14A4"/>
    <w:rsid w:val="001D016F"/>
    <w:rsid w:val="001E2DFD"/>
    <w:rsid w:val="001F0832"/>
    <w:rsid w:val="001F3853"/>
    <w:rsid w:val="001F61D0"/>
    <w:rsid w:val="00207CE1"/>
    <w:rsid w:val="002127D4"/>
    <w:rsid w:val="002173DF"/>
    <w:rsid w:val="002225DE"/>
    <w:rsid w:val="00234091"/>
    <w:rsid w:val="002340A8"/>
    <w:rsid w:val="002355CD"/>
    <w:rsid w:val="00237B64"/>
    <w:rsid w:val="002434A4"/>
    <w:rsid w:val="00246525"/>
    <w:rsid w:val="00257001"/>
    <w:rsid w:val="00266131"/>
    <w:rsid w:val="002667DE"/>
    <w:rsid w:val="002715B8"/>
    <w:rsid w:val="00272088"/>
    <w:rsid w:val="002722B2"/>
    <w:rsid w:val="002758A8"/>
    <w:rsid w:val="00275E3C"/>
    <w:rsid w:val="002833C5"/>
    <w:rsid w:val="0028762A"/>
    <w:rsid w:val="00291AAD"/>
    <w:rsid w:val="00292EB8"/>
    <w:rsid w:val="002C2AEE"/>
    <w:rsid w:val="002C6539"/>
    <w:rsid w:val="002D2527"/>
    <w:rsid w:val="002D4724"/>
    <w:rsid w:val="002E03D6"/>
    <w:rsid w:val="002E1D60"/>
    <w:rsid w:val="002F3401"/>
    <w:rsid w:val="002F68B0"/>
    <w:rsid w:val="00321906"/>
    <w:rsid w:val="00326028"/>
    <w:rsid w:val="00331633"/>
    <w:rsid w:val="00344058"/>
    <w:rsid w:val="00357C97"/>
    <w:rsid w:val="003606B0"/>
    <w:rsid w:val="003672AB"/>
    <w:rsid w:val="00372031"/>
    <w:rsid w:val="0037566F"/>
    <w:rsid w:val="00377024"/>
    <w:rsid w:val="00386132"/>
    <w:rsid w:val="00390034"/>
    <w:rsid w:val="0039006F"/>
    <w:rsid w:val="003967CC"/>
    <w:rsid w:val="00397016"/>
    <w:rsid w:val="003A2980"/>
    <w:rsid w:val="003B6AEF"/>
    <w:rsid w:val="003C4559"/>
    <w:rsid w:val="003D567E"/>
    <w:rsid w:val="003E1895"/>
    <w:rsid w:val="003E466D"/>
    <w:rsid w:val="003E4CF5"/>
    <w:rsid w:val="003E6930"/>
    <w:rsid w:val="004052A7"/>
    <w:rsid w:val="00416B5B"/>
    <w:rsid w:val="0042070A"/>
    <w:rsid w:val="00422D68"/>
    <w:rsid w:val="00435BE8"/>
    <w:rsid w:val="00437995"/>
    <w:rsid w:val="00437EDA"/>
    <w:rsid w:val="004419CD"/>
    <w:rsid w:val="00442F53"/>
    <w:rsid w:val="00453EF3"/>
    <w:rsid w:val="004842E8"/>
    <w:rsid w:val="00491186"/>
    <w:rsid w:val="00494D62"/>
    <w:rsid w:val="00495AF7"/>
    <w:rsid w:val="004A47F3"/>
    <w:rsid w:val="004B6060"/>
    <w:rsid w:val="004B7DF8"/>
    <w:rsid w:val="004C230F"/>
    <w:rsid w:val="004C6D64"/>
    <w:rsid w:val="004C722A"/>
    <w:rsid w:val="004C7764"/>
    <w:rsid w:val="004D6887"/>
    <w:rsid w:val="004E0BA4"/>
    <w:rsid w:val="004E1835"/>
    <w:rsid w:val="004E1DDE"/>
    <w:rsid w:val="004E21EA"/>
    <w:rsid w:val="004E439B"/>
    <w:rsid w:val="004F5A30"/>
    <w:rsid w:val="004F6E01"/>
    <w:rsid w:val="00501EA1"/>
    <w:rsid w:val="00506730"/>
    <w:rsid w:val="005157B0"/>
    <w:rsid w:val="00515CA6"/>
    <w:rsid w:val="00516E01"/>
    <w:rsid w:val="005277D5"/>
    <w:rsid w:val="00530404"/>
    <w:rsid w:val="00530D19"/>
    <w:rsid w:val="00537274"/>
    <w:rsid w:val="005429C4"/>
    <w:rsid w:val="00546A14"/>
    <w:rsid w:val="00557C7B"/>
    <w:rsid w:val="00557FC7"/>
    <w:rsid w:val="005627B0"/>
    <w:rsid w:val="00570CF5"/>
    <w:rsid w:val="00570F29"/>
    <w:rsid w:val="005818AE"/>
    <w:rsid w:val="00591C45"/>
    <w:rsid w:val="005B59E5"/>
    <w:rsid w:val="005D048E"/>
    <w:rsid w:val="005D464A"/>
    <w:rsid w:val="005E05FD"/>
    <w:rsid w:val="005E4EEA"/>
    <w:rsid w:val="005F2EDA"/>
    <w:rsid w:val="005F4276"/>
    <w:rsid w:val="005F7F8F"/>
    <w:rsid w:val="00602948"/>
    <w:rsid w:val="00607A83"/>
    <w:rsid w:val="00614060"/>
    <w:rsid w:val="00614ABF"/>
    <w:rsid w:val="006267F9"/>
    <w:rsid w:val="00643A6C"/>
    <w:rsid w:val="00656D79"/>
    <w:rsid w:val="00663799"/>
    <w:rsid w:val="006671EC"/>
    <w:rsid w:val="006747D3"/>
    <w:rsid w:val="006763A0"/>
    <w:rsid w:val="006A4285"/>
    <w:rsid w:val="006A4C92"/>
    <w:rsid w:val="006B50A9"/>
    <w:rsid w:val="006B692F"/>
    <w:rsid w:val="006C0699"/>
    <w:rsid w:val="006D5F60"/>
    <w:rsid w:val="006E03B7"/>
    <w:rsid w:val="006F2BE7"/>
    <w:rsid w:val="006F36A1"/>
    <w:rsid w:val="00700199"/>
    <w:rsid w:val="00701E13"/>
    <w:rsid w:val="00704090"/>
    <w:rsid w:val="007047BD"/>
    <w:rsid w:val="00710187"/>
    <w:rsid w:val="00711816"/>
    <w:rsid w:val="007130BE"/>
    <w:rsid w:val="00715A3A"/>
    <w:rsid w:val="00720D2F"/>
    <w:rsid w:val="00721E11"/>
    <w:rsid w:val="00725B0A"/>
    <w:rsid w:val="00726C8C"/>
    <w:rsid w:val="007515AF"/>
    <w:rsid w:val="00763108"/>
    <w:rsid w:val="00764771"/>
    <w:rsid w:val="007671EA"/>
    <w:rsid w:val="00774A11"/>
    <w:rsid w:val="00784819"/>
    <w:rsid w:val="0078483F"/>
    <w:rsid w:val="00794262"/>
    <w:rsid w:val="007A1642"/>
    <w:rsid w:val="007B77A8"/>
    <w:rsid w:val="007C7203"/>
    <w:rsid w:val="007D352D"/>
    <w:rsid w:val="007F4DE9"/>
    <w:rsid w:val="00802777"/>
    <w:rsid w:val="00802CD9"/>
    <w:rsid w:val="008071AB"/>
    <w:rsid w:val="008110C5"/>
    <w:rsid w:val="0081186E"/>
    <w:rsid w:val="008130B5"/>
    <w:rsid w:val="00814597"/>
    <w:rsid w:val="00823D6B"/>
    <w:rsid w:val="008253C7"/>
    <w:rsid w:val="00827152"/>
    <w:rsid w:val="00827E35"/>
    <w:rsid w:val="00830FFD"/>
    <w:rsid w:val="00832F22"/>
    <w:rsid w:val="0083726C"/>
    <w:rsid w:val="00840E69"/>
    <w:rsid w:val="00841BA7"/>
    <w:rsid w:val="00843A8A"/>
    <w:rsid w:val="00845203"/>
    <w:rsid w:val="00856FC7"/>
    <w:rsid w:val="0086012F"/>
    <w:rsid w:val="00866327"/>
    <w:rsid w:val="00873D4A"/>
    <w:rsid w:val="00875042"/>
    <w:rsid w:val="00875868"/>
    <w:rsid w:val="00876091"/>
    <w:rsid w:val="008978F1"/>
    <w:rsid w:val="008A28C6"/>
    <w:rsid w:val="008A2A0E"/>
    <w:rsid w:val="008B0C3E"/>
    <w:rsid w:val="008B460C"/>
    <w:rsid w:val="008B4692"/>
    <w:rsid w:val="008C5FF9"/>
    <w:rsid w:val="008D179B"/>
    <w:rsid w:val="008D1E34"/>
    <w:rsid w:val="008D6421"/>
    <w:rsid w:val="008E16E4"/>
    <w:rsid w:val="008F0CFF"/>
    <w:rsid w:val="008F1A9A"/>
    <w:rsid w:val="008F4CCF"/>
    <w:rsid w:val="009063D4"/>
    <w:rsid w:val="0090669A"/>
    <w:rsid w:val="00906DFD"/>
    <w:rsid w:val="00914D37"/>
    <w:rsid w:val="00915A58"/>
    <w:rsid w:val="00916DC9"/>
    <w:rsid w:val="0092360F"/>
    <w:rsid w:val="00925D69"/>
    <w:rsid w:val="00926B54"/>
    <w:rsid w:val="00940E60"/>
    <w:rsid w:val="00944513"/>
    <w:rsid w:val="00945AD0"/>
    <w:rsid w:val="009565FB"/>
    <w:rsid w:val="009576C8"/>
    <w:rsid w:val="00961FF7"/>
    <w:rsid w:val="00964DBB"/>
    <w:rsid w:val="0096525F"/>
    <w:rsid w:val="009717EB"/>
    <w:rsid w:val="00975157"/>
    <w:rsid w:val="009843CE"/>
    <w:rsid w:val="00987E30"/>
    <w:rsid w:val="0099762A"/>
    <w:rsid w:val="009A07A8"/>
    <w:rsid w:val="009D1428"/>
    <w:rsid w:val="009E719B"/>
    <w:rsid w:val="00A138B3"/>
    <w:rsid w:val="00A150DE"/>
    <w:rsid w:val="00A25D66"/>
    <w:rsid w:val="00A27829"/>
    <w:rsid w:val="00A30038"/>
    <w:rsid w:val="00A5059D"/>
    <w:rsid w:val="00A5187C"/>
    <w:rsid w:val="00A524C0"/>
    <w:rsid w:val="00A5778A"/>
    <w:rsid w:val="00A63EC4"/>
    <w:rsid w:val="00A800FC"/>
    <w:rsid w:val="00A87E02"/>
    <w:rsid w:val="00AC1E75"/>
    <w:rsid w:val="00AC49CA"/>
    <w:rsid w:val="00AC4A5C"/>
    <w:rsid w:val="00AC7560"/>
    <w:rsid w:val="00AD394E"/>
    <w:rsid w:val="00AD3E1E"/>
    <w:rsid w:val="00AD6495"/>
    <w:rsid w:val="00AE5F6E"/>
    <w:rsid w:val="00B0341C"/>
    <w:rsid w:val="00B2252D"/>
    <w:rsid w:val="00B259F9"/>
    <w:rsid w:val="00B26056"/>
    <w:rsid w:val="00B2666C"/>
    <w:rsid w:val="00B33661"/>
    <w:rsid w:val="00B35CBD"/>
    <w:rsid w:val="00B41E33"/>
    <w:rsid w:val="00B41F17"/>
    <w:rsid w:val="00B4267D"/>
    <w:rsid w:val="00B4433E"/>
    <w:rsid w:val="00B506F1"/>
    <w:rsid w:val="00B51464"/>
    <w:rsid w:val="00B5766D"/>
    <w:rsid w:val="00B57AD3"/>
    <w:rsid w:val="00B639E2"/>
    <w:rsid w:val="00B66207"/>
    <w:rsid w:val="00B7199F"/>
    <w:rsid w:val="00B752F8"/>
    <w:rsid w:val="00BA103D"/>
    <w:rsid w:val="00BA6C4A"/>
    <w:rsid w:val="00BA7512"/>
    <w:rsid w:val="00BB3BD0"/>
    <w:rsid w:val="00BB3E68"/>
    <w:rsid w:val="00BB44B8"/>
    <w:rsid w:val="00BE140C"/>
    <w:rsid w:val="00BE356A"/>
    <w:rsid w:val="00BF4291"/>
    <w:rsid w:val="00C027AE"/>
    <w:rsid w:val="00C1340C"/>
    <w:rsid w:val="00C2178B"/>
    <w:rsid w:val="00C23A0E"/>
    <w:rsid w:val="00C27364"/>
    <w:rsid w:val="00C36C4F"/>
    <w:rsid w:val="00C43771"/>
    <w:rsid w:val="00C5798B"/>
    <w:rsid w:val="00C60B37"/>
    <w:rsid w:val="00C65595"/>
    <w:rsid w:val="00C85CCC"/>
    <w:rsid w:val="00C95F60"/>
    <w:rsid w:val="00CA7FFA"/>
    <w:rsid w:val="00CB1E6B"/>
    <w:rsid w:val="00CB5D80"/>
    <w:rsid w:val="00CC6A65"/>
    <w:rsid w:val="00CE2444"/>
    <w:rsid w:val="00CE281A"/>
    <w:rsid w:val="00CE3DAD"/>
    <w:rsid w:val="00D03B17"/>
    <w:rsid w:val="00D0790B"/>
    <w:rsid w:val="00D07C5A"/>
    <w:rsid w:val="00D14B91"/>
    <w:rsid w:val="00D378C8"/>
    <w:rsid w:val="00D505D9"/>
    <w:rsid w:val="00D63642"/>
    <w:rsid w:val="00D67094"/>
    <w:rsid w:val="00D82455"/>
    <w:rsid w:val="00D91F83"/>
    <w:rsid w:val="00DA18D2"/>
    <w:rsid w:val="00DA2250"/>
    <w:rsid w:val="00DA35F1"/>
    <w:rsid w:val="00DA61D0"/>
    <w:rsid w:val="00DA6E89"/>
    <w:rsid w:val="00DC0B40"/>
    <w:rsid w:val="00DD113D"/>
    <w:rsid w:val="00DD6386"/>
    <w:rsid w:val="00DE3E53"/>
    <w:rsid w:val="00DE4BB3"/>
    <w:rsid w:val="00DE5EB3"/>
    <w:rsid w:val="00DE688B"/>
    <w:rsid w:val="00DE79A5"/>
    <w:rsid w:val="00DF1084"/>
    <w:rsid w:val="00E16085"/>
    <w:rsid w:val="00E25497"/>
    <w:rsid w:val="00E30051"/>
    <w:rsid w:val="00E332A5"/>
    <w:rsid w:val="00E4292E"/>
    <w:rsid w:val="00E43F21"/>
    <w:rsid w:val="00E617BB"/>
    <w:rsid w:val="00E713FC"/>
    <w:rsid w:val="00E77229"/>
    <w:rsid w:val="00E80B2A"/>
    <w:rsid w:val="00E81265"/>
    <w:rsid w:val="00EA3F54"/>
    <w:rsid w:val="00EA5255"/>
    <w:rsid w:val="00ED19C3"/>
    <w:rsid w:val="00EE4FDE"/>
    <w:rsid w:val="00EF01FF"/>
    <w:rsid w:val="00F13006"/>
    <w:rsid w:val="00F15221"/>
    <w:rsid w:val="00F22A0E"/>
    <w:rsid w:val="00F240AD"/>
    <w:rsid w:val="00F2535C"/>
    <w:rsid w:val="00F266FF"/>
    <w:rsid w:val="00F30D48"/>
    <w:rsid w:val="00F36026"/>
    <w:rsid w:val="00F46141"/>
    <w:rsid w:val="00F53D3D"/>
    <w:rsid w:val="00F5444E"/>
    <w:rsid w:val="00F6287F"/>
    <w:rsid w:val="00F6358C"/>
    <w:rsid w:val="00F6500E"/>
    <w:rsid w:val="00F66794"/>
    <w:rsid w:val="00F8181C"/>
    <w:rsid w:val="00F82420"/>
    <w:rsid w:val="00F82EB9"/>
    <w:rsid w:val="00F852DC"/>
    <w:rsid w:val="00F94016"/>
    <w:rsid w:val="00F95D85"/>
    <w:rsid w:val="00F964C0"/>
    <w:rsid w:val="00FA526B"/>
    <w:rsid w:val="00FB3489"/>
    <w:rsid w:val="00FC0E9A"/>
    <w:rsid w:val="00FC448F"/>
    <w:rsid w:val="00FE1287"/>
    <w:rsid w:val="00FF6B6F"/>
    <w:rsid w:val="047A227F"/>
    <w:rsid w:val="11577697"/>
    <w:rsid w:val="33947B7C"/>
    <w:rsid w:val="40BC2031"/>
    <w:rsid w:val="463073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E4C7721"/>
  <w15:docId w15:val="{00DF1A3D-0C5B-4D6A-A71D-F593CAB3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25F"/>
  </w:style>
  <w:style w:type="paragraph" w:styleId="Ttulo1">
    <w:name w:val="heading 1"/>
    <w:basedOn w:val="Corpodetexto"/>
    <w:next w:val="Normal"/>
    <w:link w:val="Ttulo1Char"/>
    <w:qFormat/>
    <w:rsid w:val="0096525F"/>
    <w:pPr>
      <w:widowControl/>
      <w:numPr>
        <w:numId w:val="3"/>
      </w:numPr>
      <w:spacing w:after="240" w:line="240" w:lineRule="atLeast"/>
      <w:jc w:val="both"/>
      <w:outlineLvl w:val="0"/>
    </w:pPr>
    <w:rPr>
      <w:rFonts w:ascii="Arial" w:hAnsi="Arial"/>
      <w:sz w:val="21"/>
      <w:szCs w:val="20"/>
      <w:lang w:val="en-GB"/>
    </w:rPr>
  </w:style>
  <w:style w:type="paragraph" w:styleId="Ttulo2">
    <w:name w:val="heading 2"/>
    <w:basedOn w:val="Corpodetexto"/>
    <w:next w:val="Corpodetexto2"/>
    <w:link w:val="Ttulo2Char"/>
    <w:qFormat/>
    <w:rsid w:val="0096525F"/>
    <w:pPr>
      <w:widowControl/>
      <w:numPr>
        <w:ilvl w:val="1"/>
        <w:numId w:val="3"/>
      </w:numPr>
      <w:spacing w:after="240" w:line="240" w:lineRule="atLeast"/>
      <w:jc w:val="both"/>
      <w:outlineLvl w:val="1"/>
    </w:pPr>
    <w:rPr>
      <w:rFonts w:ascii="Arial" w:eastAsia="Times New Roman" w:hAnsi="Arial" w:cs="Times New Roman"/>
      <w:sz w:val="21"/>
      <w:szCs w:val="20"/>
      <w:lang w:val="en-GB"/>
    </w:rPr>
  </w:style>
  <w:style w:type="paragraph" w:styleId="Ttulo3">
    <w:name w:val="heading 3"/>
    <w:basedOn w:val="Corpodetexto"/>
    <w:next w:val="Corpodetexto3"/>
    <w:link w:val="Ttulo3Char"/>
    <w:qFormat/>
    <w:rsid w:val="0096525F"/>
    <w:pPr>
      <w:widowControl/>
      <w:numPr>
        <w:ilvl w:val="2"/>
        <w:numId w:val="2"/>
      </w:numPr>
      <w:tabs>
        <w:tab w:val="num" w:pos="1440"/>
      </w:tabs>
      <w:spacing w:after="240" w:line="240" w:lineRule="atLeast"/>
      <w:ind w:left="1440"/>
      <w:jc w:val="both"/>
      <w:outlineLvl w:val="2"/>
    </w:pPr>
    <w:rPr>
      <w:rFonts w:ascii="Arial" w:eastAsia="Times New Roman" w:hAnsi="Arial" w:cs="Times New Roman"/>
      <w:sz w:val="21"/>
      <w:szCs w:val="20"/>
      <w:lang w:val="en-GB"/>
    </w:rPr>
  </w:style>
  <w:style w:type="paragraph" w:styleId="Ttulo4">
    <w:name w:val="heading 4"/>
    <w:basedOn w:val="Corpodetexto"/>
    <w:next w:val="Normal"/>
    <w:link w:val="Ttulo4Char"/>
    <w:qFormat/>
    <w:rsid w:val="0096525F"/>
    <w:pPr>
      <w:widowControl/>
      <w:numPr>
        <w:ilvl w:val="3"/>
        <w:numId w:val="1"/>
      </w:numPr>
      <w:tabs>
        <w:tab w:val="num" w:pos="2160"/>
      </w:tabs>
      <w:spacing w:after="240" w:line="240" w:lineRule="atLeast"/>
      <w:ind w:left="2160" w:hanging="720"/>
      <w:jc w:val="both"/>
      <w:outlineLvl w:val="3"/>
    </w:pPr>
    <w:rPr>
      <w:rFonts w:ascii="Arial" w:eastAsia="Times New Roman" w:hAnsi="Arial" w:cs="Times New Roman"/>
      <w:sz w:val="21"/>
      <w:szCs w:val="20"/>
      <w:lang w:val="en-GB"/>
    </w:rPr>
  </w:style>
  <w:style w:type="paragraph" w:styleId="Ttulo5">
    <w:name w:val="heading 5"/>
    <w:basedOn w:val="Corpodetexto"/>
    <w:next w:val="Normal"/>
    <w:link w:val="Ttulo5Char"/>
    <w:qFormat/>
    <w:rsid w:val="0096525F"/>
    <w:pPr>
      <w:widowControl/>
      <w:spacing w:after="240" w:line="240" w:lineRule="atLeast"/>
      <w:jc w:val="both"/>
      <w:outlineLvl w:val="4"/>
    </w:pPr>
    <w:rPr>
      <w:rFonts w:ascii="Arial" w:eastAsia="Times New Roman" w:hAnsi="Arial" w:cs="Times New Roman"/>
      <w:sz w:val="21"/>
      <w:szCs w:val="20"/>
      <w:lang w:val="en-GB"/>
    </w:rPr>
  </w:style>
  <w:style w:type="paragraph" w:styleId="Ttulo6">
    <w:name w:val="heading 6"/>
    <w:basedOn w:val="Normal"/>
    <w:next w:val="Normal"/>
    <w:link w:val="Ttulo6Char"/>
    <w:uiPriority w:val="9"/>
    <w:semiHidden/>
    <w:unhideWhenUsed/>
    <w:qFormat/>
    <w:rsid w:val="0096525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tulo7">
    <w:name w:val="heading 7"/>
    <w:basedOn w:val="Normal"/>
    <w:link w:val="Ttulo7Char"/>
    <w:uiPriority w:val="9"/>
    <w:semiHidden/>
    <w:unhideWhenUsed/>
    <w:qFormat/>
    <w:rsid w:val="0096525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paragraph" w:customStyle="1" w:styleId="Heading">
    <w:name w:val="Heading"/>
    <w:basedOn w:val="Normal"/>
    <w:next w:val="Corpodetexto"/>
    <w:pPr>
      <w:keepNext/>
      <w:spacing w:before="240" w:after="120"/>
    </w:pPr>
    <w:rPr>
      <w:rFonts w:ascii="Liberation Sans" w:hAnsi="Liberation Sans"/>
      <w:sz w:val="28"/>
      <w:szCs w:val="28"/>
    </w:rPr>
  </w:style>
  <w:style w:type="paragraph" w:styleId="Corpodetexto">
    <w:name w:val="Body Text"/>
    <w:basedOn w:val="Normal"/>
    <w:pPr>
      <w:spacing w:after="120"/>
    </w:pPr>
  </w:style>
  <w:style w:type="paragraph" w:styleId="Lista">
    <w:name w:val="List"/>
    <w:basedOn w:val="Corpodetexto"/>
  </w:style>
  <w:style w:type="paragraph" w:customStyle="1" w:styleId="Legenda1">
    <w:name w:val="Legenda1"/>
    <w:basedOn w:val="Normal"/>
    <w:pPr>
      <w:suppressLineNumbers/>
      <w:spacing w:before="120" w:after="120"/>
    </w:pPr>
    <w:rPr>
      <w:i/>
      <w:iCs/>
    </w:rPr>
  </w:style>
  <w:style w:type="paragraph" w:customStyle="1" w:styleId="Index">
    <w:name w:val="Index"/>
    <w:basedOn w:val="Normal"/>
    <w:pPr>
      <w:suppressLineNumbers/>
    </w:pPr>
  </w:style>
  <w:style w:type="paragraph" w:customStyle="1" w:styleId="divSection1">
    <w:name w:val="div_Section1"/>
    <w:basedOn w:val="Normal"/>
  </w:style>
  <w:style w:type="paragraph" w:styleId="Reviso">
    <w:name w:val="Revision"/>
    <w:hidden/>
    <w:uiPriority w:val="99"/>
    <w:semiHidden/>
    <w:rsid w:val="004A47F3"/>
    <w:rPr>
      <w:rFonts w:ascii="Liberation Serif" w:eastAsia="DejaVu LGC Sans" w:hAnsi="Liberation Serif" w:cs="Mangal"/>
      <w:kern w:val="1"/>
      <w:sz w:val="24"/>
      <w:szCs w:val="21"/>
      <w:lang w:val="pt-BR" w:eastAsia="hi-IN" w:bidi="hi-IN"/>
    </w:rPr>
  </w:style>
  <w:style w:type="character" w:styleId="Refdecomentrio">
    <w:name w:val="annotation reference"/>
    <w:basedOn w:val="Fontepargpadro"/>
    <w:uiPriority w:val="99"/>
    <w:semiHidden/>
    <w:unhideWhenUsed/>
    <w:rsid w:val="003A2980"/>
    <w:rPr>
      <w:sz w:val="16"/>
      <w:szCs w:val="16"/>
    </w:rPr>
  </w:style>
  <w:style w:type="paragraph" w:styleId="Textodecomentrio">
    <w:name w:val="annotation text"/>
    <w:basedOn w:val="Normal"/>
    <w:link w:val="TextodecomentrioChar"/>
    <w:uiPriority w:val="99"/>
    <w:unhideWhenUsed/>
    <w:rsid w:val="003A2980"/>
    <w:rPr>
      <w:rFonts w:cs="Mangal"/>
      <w:sz w:val="20"/>
      <w:szCs w:val="18"/>
    </w:rPr>
  </w:style>
  <w:style w:type="character" w:customStyle="1" w:styleId="TextodecomentrioChar">
    <w:name w:val="Texto de comentário Char"/>
    <w:basedOn w:val="Fontepargpadro"/>
    <w:link w:val="Textodecomentrio"/>
    <w:uiPriority w:val="99"/>
    <w:rsid w:val="003A2980"/>
    <w:rPr>
      <w:rFonts w:ascii="Liberation Serif" w:eastAsia="DejaVu LGC Sans" w:hAnsi="Liberation Serif" w:cs="Mangal"/>
      <w:kern w:val="1"/>
      <w:szCs w:val="18"/>
      <w:lang w:val="pt-BR" w:eastAsia="hi-IN" w:bidi="hi-IN"/>
    </w:rPr>
  </w:style>
  <w:style w:type="paragraph" w:styleId="Assuntodocomentrio">
    <w:name w:val="annotation subject"/>
    <w:basedOn w:val="Textodecomentrio"/>
    <w:next w:val="Textodecomentrio"/>
    <w:link w:val="AssuntodocomentrioChar"/>
    <w:semiHidden/>
    <w:unhideWhenUsed/>
    <w:rsid w:val="003A2980"/>
    <w:rPr>
      <w:b/>
      <w:bCs/>
    </w:rPr>
  </w:style>
  <w:style w:type="character" w:customStyle="1" w:styleId="AssuntodocomentrioChar">
    <w:name w:val="Assunto do comentário Char"/>
    <w:basedOn w:val="TextodecomentrioChar"/>
    <w:link w:val="Assuntodocomentrio"/>
    <w:semiHidden/>
    <w:rsid w:val="003A2980"/>
    <w:rPr>
      <w:rFonts w:ascii="Liberation Serif" w:eastAsia="DejaVu LGC Sans" w:hAnsi="Liberation Serif" w:cs="Mangal"/>
      <w:b/>
      <w:bCs/>
      <w:kern w:val="1"/>
      <w:szCs w:val="18"/>
      <w:lang w:val="pt-BR" w:eastAsia="hi-IN" w:bidi="hi-IN"/>
    </w:rPr>
  </w:style>
  <w:style w:type="paragraph" w:customStyle="1" w:styleId="pf0">
    <w:name w:val="pf0"/>
    <w:basedOn w:val="Normal"/>
    <w:rsid w:val="003A2980"/>
    <w:pPr>
      <w:widowControl/>
      <w:spacing w:before="100" w:beforeAutospacing="1" w:after="100" w:afterAutospacing="1"/>
      <w:jc w:val="both"/>
    </w:pPr>
    <w:rPr>
      <w:rFonts w:ascii="Times New Roman" w:eastAsia="Times New Roman" w:hAnsi="Times New Roman" w:cs="Times New Roman"/>
      <w:lang w:eastAsia="pt-BR"/>
    </w:rPr>
  </w:style>
  <w:style w:type="character" w:customStyle="1" w:styleId="cf01">
    <w:name w:val="cf01"/>
    <w:basedOn w:val="Fontepargpadro"/>
    <w:rsid w:val="003A2980"/>
    <w:rPr>
      <w:rFonts w:ascii="Segoe UI" w:hAnsi="Segoe UI" w:cs="Segoe UI" w:hint="default"/>
      <w:sz w:val="18"/>
      <w:szCs w:val="18"/>
    </w:rPr>
  </w:style>
  <w:style w:type="paragraph" w:styleId="NormalWeb">
    <w:name w:val="Normal (Web)"/>
    <w:basedOn w:val="Normal"/>
    <w:uiPriority w:val="99"/>
    <w:unhideWhenUsed/>
    <w:rsid w:val="00A5059D"/>
    <w:pPr>
      <w:widowControl/>
      <w:spacing w:before="100" w:beforeAutospacing="1" w:after="100" w:afterAutospacing="1"/>
    </w:pPr>
    <w:rPr>
      <w:rFonts w:ascii="Times New Roman" w:eastAsia="Times New Roman" w:hAnsi="Times New Roman" w:cs="Times New Roman"/>
      <w:lang w:eastAsia="pt-BR"/>
    </w:rPr>
  </w:style>
  <w:style w:type="paragraph" w:styleId="PargrafodaLista">
    <w:name w:val="List Paragraph"/>
    <w:basedOn w:val="Normal"/>
    <w:uiPriority w:val="34"/>
    <w:qFormat/>
    <w:rsid w:val="00AD394E"/>
    <w:pPr>
      <w:ind w:left="720"/>
      <w:contextualSpacing/>
    </w:pPr>
  </w:style>
  <w:style w:type="character" w:styleId="Hyperlink">
    <w:name w:val="Hyperlink"/>
    <w:basedOn w:val="Fontepargpadro"/>
    <w:uiPriority w:val="99"/>
    <w:unhideWhenUsed/>
    <w:rsid w:val="00914D37"/>
    <w:rPr>
      <w:color w:val="0563C1" w:themeColor="hyperlink"/>
      <w:u w:val="single"/>
    </w:rPr>
  </w:style>
  <w:style w:type="character" w:styleId="MenoPendente">
    <w:name w:val="Unresolved Mention"/>
    <w:basedOn w:val="Fontepargpadro"/>
    <w:uiPriority w:val="99"/>
    <w:semiHidden/>
    <w:unhideWhenUsed/>
    <w:rsid w:val="00914D37"/>
    <w:rPr>
      <w:color w:val="605E5C"/>
      <w:shd w:val="clear" w:color="auto" w:fill="E1DFDD"/>
    </w:rPr>
  </w:style>
  <w:style w:type="character" w:styleId="Forte">
    <w:name w:val="Strong"/>
    <w:basedOn w:val="Fontepargpadro"/>
    <w:uiPriority w:val="22"/>
    <w:qFormat/>
    <w:rsid w:val="00711816"/>
    <w:rPr>
      <w:b/>
      <w:bCs/>
    </w:rPr>
  </w:style>
  <w:style w:type="table" w:styleId="Tabelacomgrade">
    <w:name w:val="Table Grid"/>
    <w:basedOn w:val="Tabelanormal"/>
    <w:rsid w:val="00557F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96525F"/>
    <w:rPr>
      <w:rFonts w:ascii="Segoe UI" w:hAnsi="Segoe UI" w:cs="Mangal"/>
      <w:sz w:val="18"/>
      <w:szCs w:val="16"/>
    </w:rPr>
  </w:style>
  <w:style w:type="character" w:customStyle="1" w:styleId="TextodebaloChar">
    <w:name w:val="Texto de balão Char"/>
    <w:basedOn w:val="Fontepargpadro"/>
    <w:link w:val="Textodebalo"/>
    <w:rsid w:val="0096525F"/>
    <w:rPr>
      <w:rFonts w:ascii="Segoe UI" w:eastAsia="DejaVu LGC Sans" w:hAnsi="Segoe UI" w:cs="Mangal"/>
      <w:kern w:val="1"/>
      <w:sz w:val="18"/>
      <w:szCs w:val="16"/>
      <w:lang w:val="pt-BR" w:eastAsia="hi-IN" w:bidi="hi-IN"/>
    </w:rPr>
  </w:style>
  <w:style w:type="paragraph" w:customStyle="1" w:styleId="SyngentaTitle12ptafter">
    <w:name w:val="Syngenta Title 12 pt after"/>
    <w:qFormat/>
    <w:rsid w:val="0096525F"/>
    <w:pPr>
      <w:widowControl/>
      <w:spacing w:after="240" w:line="240" w:lineRule="auto"/>
      <w:jc w:val="center"/>
    </w:pPr>
    <w:rPr>
      <w:rFonts w:ascii="Arial" w:eastAsia="Times New Roman" w:hAnsi="Arial" w:cs="Times New Roman"/>
      <w:b/>
      <w:caps/>
      <w:snapToGrid w:val="0"/>
      <w:szCs w:val="20"/>
    </w:rPr>
  </w:style>
  <w:style w:type="paragraph" w:customStyle="1" w:styleId="SyngentaIntroClause">
    <w:name w:val="Syngenta Intro Clause"/>
    <w:basedOn w:val="Normal"/>
    <w:next w:val="Normal"/>
    <w:qFormat/>
    <w:rsid w:val="0096525F"/>
    <w:pPr>
      <w:widowControl/>
      <w:spacing w:after="240" w:line="240" w:lineRule="auto"/>
      <w:jc w:val="both"/>
    </w:pPr>
    <w:rPr>
      <w:rFonts w:ascii="Arial" w:eastAsiaTheme="majorEastAsia" w:hAnsi="Arial" w:cs="Calibri"/>
      <w:iCs/>
      <w:snapToGrid w:val="0"/>
      <w:color w:val="000000"/>
      <w:szCs w:val="20"/>
    </w:rPr>
  </w:style>
  <w:style w:type="paragraph" w:customStyle="1" w:styleId="SyngentaRecitals">
    <w:name w:val="Syngenta Recitals"/>
    <w:qFormat/>
    <w:rsid w:val="0096525F"/>
    <w:pPr>
      <w:widowControl/>
      <w:spacing w:before="240" w:after="240" w:line="240" w:lineRule="auto"/>
      <w:jc w:val="both"/>
    </w:pPr>
    <w:rPr>
      <w:rFonts w:ascii="Arial" w:eastAsiaTheme="majorEastAsia" w:hAnsi="Arial" w:cs="Calibri"/>
      <w:iCs/>
      <w:color w:val="000000"/>
      <w:szCs w:val="20"/>
    </w:rPr>
  </w:style>
  <w:style w:type="paragraph" w:customStyle="1" w:styleId="SyngentaNumberedList1">
    <w:name w:val="Syngenta Numbered List 1"/>
    <w:next w:val="SyngentaNumberedList1BodyText"/>
    <w:qFormat/>
    <w:rsid w:val="0096525F"/>
    <w:pPr>
      <w:keepNext/>
      <w:widowControl/>
      <w:numPr>
        <w:numId w:val="4"/>
      </w:numPr>
      <w:spacing w:before="240" w:after="240" w:line="240" w:lineRule="auto"/>
      <w:jc w:val="both"/>
      <w:outlineLvl w:val="0"/>
    </w:pPr>
    <w:rPr>
      <w:rFonts w:ascii="Arial" w:eastAsia="Times New Roman" w:hAnsi="Arial" w:cs="Times New Roman"/>
      <w:b/>
      <w:snapToGrid w:val="0"/>
      <w:szCs w:val="24"/>
      <w:u w:val="single"/>
    </w:rPr>
  </w:style>
  <w:style w:type="paragraph" w:customStyle="1" w:styleId="SyngentaNumberedList4">
    <w:name w:val="Syngenta Numbered List 4"/>
    <w:basedOn w:val="SyngentaNumberedList3"/>
    <w:qFormat/>
    <w:rsid w:val="0096525F"/>
    <w:pPr>
      <w:numPr>
        <w:ilvl w:val="3"/>
      </w:numPr>
      <w:jc w:val="left"/>
    </w:pPr>
  </w:style>
  <w:style w:type="paragraph" w:customStyle="1" w:styleId="SyngentaNumberedList3">
    <w:name w:val="Syngenta Numbered List 3"/>
    <w:basedOn w:val="Normal"/>
    <w:qFormat/>
    <w:rsid w:val="0096525F"/>
    <w:pPr>
      <w:widowControl/>
      <w:numPr>
        <w:ilvl w:val="2"/>
        <w:numId w:val="4"/>
      </w:numPr>
      <w:spacing w:after="240" w:line="240" w:lineRule="auto"/>
      <w:jc w:val="both"/>
    </w:pPr>
    <w:rPr>
      <w:rFonts w:ascii="Arial" w:hAnsi="Arial" w:cs="Times New Roman"/>
      <w:szCs w:val="24"/>
    </w:rPr>
  </w:style>
  <w:style w:type="paragraph" w:customStyle="1" w:styleId="SyngentaNumberedList1BodyText">
    <w:name w:val="Syngenta Numbered List 1 Body Text"/>
    <w:qFormat/>
    <w:rsid w:val="0096525F"/>
    <w:pPr>
      <w:numPr>
        <w:ilvl w:val="4"/>
        <w:numId w:val="4"/>
      </w:numPr>
      <w:spacing w:after="240" w:line="240" w:lineRule="auto"/>
      <w:jc w:val="both"/>
    </w:pPr>
    <w:rPr>
      <w:rFonts w:ascii="Arial" w:hAnsi="Arial"/>
    </w:rPr>
  </w:style>
  <w:style w:type="paragraph" w:customStyle="1" w:styleId="SyngentaNumberedList2">
    <w:name w:val="Syngenta Numbered List 2"/>
    <w:basedOn w:val="Normal"/>
    <w:next w:val="SyngentaNumberedList2BodyText"/>
    <w:qFormat/>
    <w:rsid w:val="0096525F"/>
    <w:pPr>
      <w:keepLines/>
      <w:widowControl/>
      <w:numPr>
        <w:ilvl w:val="1"/>
        <w:numId w:val="4"/>
      </w:numPr>
      <w:spacing w:after="240" w:line="240" w:lineRule="auto"/>
      <w:jc w:val="both"/>
      <w:outlineLvl w:val="1"/>
    </w:pPr>
    <w:rPr>
      <w:rFonts w:ascii="Arial" w:hAnsi="Arial" w:cs="Times New Roman"/>
      <w:szCs w:val="24"/>
    </w:rPr>
  </w:style>
  <w:style w:type="paragraph" w:customStyle="1" w:styleId="SyngentaFooterText">
    <w:name w:val="Syngenta Footer Text"/>
    <w:basedOn w:val="Normal"/>
    <w:qFormat/>
    <w:rsid w:val="0096525F"/>
    <w:pPr>
      <w:spacing w:after="0" w:line="200" w:lineRule="exact"/>
      <w:jc w:val="center"/>
    </w:pPr>
    <w:rPr>
      <w:rFonts w:ascii="Arial" w:hAnsi="Arial"/>
      <w:sz w:val="16"/>
      <w:szCs w:val="20"/>
    </w:rPr>
  </w:style>
  <w:style w:type="paragraph" w:customStyle="1" w:styleId="SyngentaBodyTextnospacing">
    <w:name w:val="Syngenta Body Text no spacing"/>
    <w:basedOn w:val="Normal"/>
    <w:qFormat/>
    <w:rsid w:val="0096525F"/>
    <w:pPr>
      <w:widowControl/>
      <w:spacing w:after="0" w:line="240" w:lineRule="auto"/>
    </w:pPr>
    <w:rPr>
      <w:rFonts w:ascii="Arial" w:hAnsi="Arial" w:cs="Times New Roman"/>
      <w:szCs w:val="24"/>
    </w:rPr>
  </w:style>
  <w:style w:type="paragraph" w:customStyle="1" w:styleId="SyngentaBodyText12ptafter">
    <w:name w:val="Syngenta Body Text 12 pt after"/>
    <w:qFormat/>
    <w:rsid w:val="0096525F"/>
    <w:pPr>
      <w:widowControl/>
      <w:spacing w:after="240" w:line="240" w:lineRule="auto"/>
    </w:pPr>
    <w:rPr>
      <w:rFonts w:ascii="Arial" w:eastAsia="Times New Roman" w:hAnsi="Arial" w:cs="Arial"/>
    </w:rPr>
  </w:style>
  <w:style w:type="paragraph" w:customStyle="1" w:styleId="SyngentaNumberedList2BodyText">
    <w:name w:val="Syngenta Numbered List 2 Body Text"/>
    <w:qFormat/>
    <w:rsid w:val="0096525F"/>
    <w:pPr>
      <w:keepLines/>
      <w:numPr>
        <w:ilvl w:val="5"/>
        <w:numId w:val="4"/>
      </w:numPr>
      <w:tabs>
        <w:tab w:val="left" w:pos="709"/>
      </w:tabs>
      <w:spacing w:after="240" w:line="240" w:lineRule="auto"/>
    </w:pPr>
    <w:rPr>
      <w:rFonts w:ascii="Arial" w:eastAsia="Times New Roman" w:hAnsi="Arial" w:cs="Arial"/>
      <w:snapToGrid w:val="0"/>
      <w:szCs w:val="20"/>
    </w:rPr>
  </w:style>
  <w:style w:type="paragraph" w:customStyle="1" w:styleId="SyngentaSignatureLine">
    <w:name w:val="Syngenta Signature Line"/>
    <w:basedOn w:val="SyngentaBodyTextnospacing"/>
    <w:next w:val="SyngentaBodyTextnospacing"/>
    <w:qFormat/>
    <w:rsid w:val="0096525F"/>
    <w:pPr>
      <w:pageBreakBefore/>
      <w:spacing w:after="720"/>
      <w:outlineLvl w:val="0"/>
    </w:pPr>
    <w:rPr>
      <w:snapToGrid w:val="0"/>
    </w:rPr>
  </w:style>
  <w:style w:type="paragraph" w:customStyle="1" w:styleId="SyngentaSignaturePageTransitionStatement">
    <w:name w:val="Syngenta Signature Page Transition Statement"/>
    <w:basedOn w:val="SyngentaBodyText12ptafter"/>
    <w:next w:val="SyngentaSignatureLine"/>
    <w:qFormat/>
    <w:rsid w:val="0096525F"/>
    <w:pPr>
      <w:spacing w:before="480"/>
      <w:jc w:val="center"/>
    </w:pPr>
    <w:rPr>
      <w:snapToGrid w:val="0"/>
    </w:rPr>
  </w:style>
  <w:style w:type="paragraph" w:customStyle="1" w:styleId="SyngentaTitle0ptafter">
    <w:name w:val="Syngenta Title 0 pt after"/>
    <w:basedOn w:val="SyngentaTitle12ptafter"/>
    <w:next w:val="SyngentaTitle12ptafter"/>
    <w:qFormat/>
    <w:rsid w:val="0096525F"/>
    <w:pPr>
      <w:spacing w:after="0"/>
    </w:pPr>
  </w:style>
  <w:style w:type="paragraph" w:customStyle="1" w:styleId="SyngentaTitle">
    <w:name w:val="Syngenta Title"/>
    <w:aliases w:val="Explanatory"/>
    <w:basedOn w:val="SyngentaTitle0ptafter"/>
    <w:next w:val="SyngentaIntroClause"/>
    <w:qFormat/>
    <w:rsid w:val="0096525F"/>
    <w:pPr>
      <w:spacing w:after="240"/>
    </w:pPr>
    <w:rPr>
      <w:b w:val="0"/>
    </w:rPr>
  </w:style>
  <w:style w:type="character" w:customStyle="1" w:styleId="SyngentaDefinedTerm">
    <w:name w:val="Syngenta Defined Term"/>
    <w:uiPriority w:val="1"/>
    <w:qFormat/>
    <w:rsid w:val="0096525F"/>
    <w:rPr>
      <w:rFonts w:ascii="Arial" w:hAnsi="Arial"/>
      <w:b/>
      <w:sz w:val="22"/>
      <w:lang w:val="en-US"/>
    </w:rPr>
  </w:style>
  <w:style w:type="character" w:customStyle="1" w:styleId="SyngentaSectionHeading">
    <w:name w:val="Syngenta Section Heading"/>
    <w:uiPriority w:val="1"/>
    <w:qFormat/>
    <w:rsid w:val="0096525F"/>
    <w:rPr>
      <w:rFonts w:ascii="Arial" w:hAnsi="Arial"/>
      <w:sz w:val="22"/>
      <w:u w:val="single"/>
      <w:lang w:val="en-US"/>
    </w:rPr>
  </w:style>
  <w:style w:type="paragraph" w:customStyle="1" w:styleId="SyngentaBodyText6ptbefore">
    <w:name w:val="Syngenta Body Text 6 pt before"/>
    <w:basedOn w:val="SyngentaBodyTextnospacing"/>
    <w:qFormat/>
    <w:rsid w:val="0096525F"/>
    <w:pPr>
      <w:spacing w:before="120"/>
    </w:pPr>
  </w:style>
  <w:style w:type="paragraph" w:customStyle="1" w:styleId="SyngentaBodyText12ptbefore">
    <w:name w:val="Syngenta Body Text 12 pt before"/>
    <w:basedOn w:val="SyngentaBodyText6ptbefore"/>
    <w:qFormat/>
    <w:rsid w:val="0096525F"/>
    <w:pPr>
      <w:spacing w:before="360"/>
    </w:pPr>
  </w:style>
  <w:style w:type="paragraph" w:customStyle="1" w:styleId="SyngentaScheduleList1">
    <w:name w:val="Syngenta Schedule List 1"/>
    <w:qFormat/>
    <w:rsid w:val="0096525F"/>
    <w:pPr>
      <w:widowControl/>
      <w:numPr>
        <w:ilvl w:val="1"/>
        <w:numId w:val="5"/>
      </w:numPr>
      <w:spacing w:after="240" w:line="240" w:lineRule="auto"/>
      <w:jc w:val="both"/>
    </w:pPr>
    <w:rPr>
      <w:rFonts w:ascii="Arial" w:eastAsia="Times New Roman" w:hAnsi="Arial" w:cs="Times New Roman"/>
      <w:szCs w:val="24"/>
    </w:rPr>
  </w:style>
  <w:style w:type="paragraph" w:customStyle="1" w:styleId="SyngentaScheduleList2">
    <w:name w:val="Syngenta Schedule List 2"/>
    <w:qFormat/>
    <w:rsid w:val="0096525F"/>
    <w:pPr>
      <w:widowControl/>
      <w:numPr>
        <w:ilvl w:val="2"/>
        <w:numId w:val="5"/>
      </w:numPr>
      <w:spacing w:after="240" w:line="240" w:lineRule="auto"/>
      <w:jc w:val="both"/>
    </w:pPr>
    <w:rPr>
      <w:rFonts w:ascii="Arial" w:eastAsia="Times New Roman" w:hAnsi="Arial" w:cs="Times New Roman"/>
      <w:szCs w:val="24"/>
    </w:rPr>
  </w:style>
  <w:style w:type="paragraph" w:customStyle="1" w:styleId="SyngentaScheduleTitle">
    <w:name w:val="Syngenta Schedule Title"/>
    <w:basedOn w:val="SyngentaNumberedList1"/>
    <w:qFormat/>
    <w:rsid w:val="0096525F"/>
    <w:pPr>
      <w:numPr>
        <w:numId w:val="0"/>
      </w:numPr>
      <w:spacing w:after="0"/>
      <w:jc w:val="center"/>
    </w:pPr>
    <w:rPr>
      <w:u w:val="none"/>
    </w:rPr>
  </w:style>
  <w:style w:type="paragraph" w:customStyle="1" w:styleId="SyngentaNumbered-RestartNumbering">
    <w:name w:val="Syngenta Numbered - Restart Numbering"/>
    <w:qFormat/>
    <w:rsid w:val="0096525F"/>
    <w:pPr>
      <w:widowControl/>
      <w:numPr>
        <w:numId w:val="5"/>
      </w:numPr>
      <w:spacing w:after="0" w:line="240" w:lineRule="auto"/>
    </w:pPr>
    <w:rPr>
      <w:rFonts w:ascii="Times New Roman" w:eastAsia="Times New Roman" w:hAnsi="Times New Roman" w:cs="Times New Roman"/>
      <w:sz w:val="2"/>
      <w:szCs w:val="2"/>
      <w:lang w:eastAsia="en-GB"/>
    </w:rPr>
  </w:style>
  <w:style w:type="paragraph" w:customStyle="1" w:styleId="Exari-ClauseCode">
    <w:name w:val="Exari - Clause Code"/>
    <w:basedOn w:val="Normal"/>
    <w:next w:val="Normal"/>
    <w:qFormat/>
    <w:rsid w:val="0096525F"/>
    <w:pPr>
      <w:widowControl/>
      <w:numPr>
        <w:numId w:val="6"/>
      </w:numPr>
      <w:spacing w:after="120" w:line="240" w:lineRule="auto"/>
      <w:jc w:val="both"/>
    </w:pPr>
    <w:rPr>
      <w:rFonts w:ascii="Arial" w:eastAsiaTheme="minorEastAsia" w:hAnsi="Arial" w:cs="Times New Roman"/>
      <w:sz w:val="18"/>
      <w:szCs w:val="24"/>
      <w:lang w:val="en-GB"/>
    </w:rPr>
  </w:style>
  <w:style w:type="paragraph" w:customStyle="1" w:styleId="SyngentaBodyText6ptafter">
    <w:name w:val="Syngenta Body Text 6 pt after"/>
    <w:basedOn w:val="SyngentaBodyTextnospacing"/>
    <w:qFormat/>
    <w:rsid w:val="0096525F"/>
    <w:pPr>
      <w:spacing w:after="120"/>
    </w:pPr>
  </w:style>
  <w:style w:type="paragraph" w:customStyle="1" w:styleId="SyngentaScheduleExplanatory">
    <w:name w:val="Syngenta Schedule Explanatory"/>
    <w:basedOn w:val="SyngentaScheduleTitle"/>
    <w:qFormat/>
    <w:rsid w:val="0096525F"/>
    <w:pPr>
      <w:spacing w:after="220"/>
    </w:pPr>
    <w:rPr>
      <w:b w:val="0"/>
    </w:rPr>
  </w:style>
  <w:style w:type="paragraph" w:customStyle="1" w:styleId="SyngentaRDANumberedScheduleList">
    <w:name w:val="Syngenta RDA Numbered Schedule List"/>
    <w:basedOn w:val="SyngentaBodyText12ptafter"/>
    <w:qFormat/>
    <w:rsid w:val="0096525F"/>
    <w:pPr>
      <w:numPr>
        <w:numId w:val="7"/>
      </w:numPr>
    </w:pPr>
  </w:style>
  <w:style w:type="paragraph" w:customStyle="1" w:styleId="SyngentaRDANumberedScheduleTitle">
    <w:name w:val="Syngenta RDA Numbered Schedule Title"/>
    <w:basedOn w:val="SyngentaTitle12ptafter"/>
    <w:qFormat/>
    <w:rsid w:val="0096525F"/>
    <w:pPr>
      <w:numPr>
        <w:ilvl w:val="1"/>
        <w:numId w:val="8"/>
      </w:numPr>
    </w:pPr>
    <w:rPr>
      <w:u w:val="single"/>
    </w:rPr>
  </w:style>
  <w:style w:type="character" w:customStyle="1" w:styleId="SyngentaYellowHighlight">
    <w:name w:val="Syngenta Yellow Highlight"/>
    <w:basedOn w:val="Fontepargpadro"/>
    <w:uiPriority w:val="1"/>
    <w:qFormat/>
    <w:rsid w:val="0096525F"/>
    <w:rPr>
      <w:color w:val="FF0000"/>
      <w:bdr w:val="none" w:sz="0" w:space="0" w:color="auto"/>
      <w:shd w:val="clear" w:color="auto" w:fill="FFFF00"/>
    </w:rPr>
  </w:style>
  <w:style w:type="paragraph" w:customStyle="1" w:styleId="SyngentaTableCellContent">
    <w:name w:val="Syngenta Table Cell Content"/>
    <w:basedOn w:val="SyngentaBodyTextnospacing"/>
    <w:link w:val="SyngentaTableCellContentChar"/>
    <w:qFormat/>
    <w:rsid w:val="0096525F"/>
    <w:pPr>
      <w:spacing w:before="60" w:after="60"/>
    </w:pPr>
    <w:rPr>
      <w:rFonts w:eastAsia="Times New Roman"/>
      <w:snapToGrid w:val="0"/>
      <w:sz w:val="20"/>
      <w:lang w:val="de-DE" w:eastAsia="de-DE"/>
    </w:rPr>
  </w:style>
  <w:style w:type="character" w:customStyle="1" w:styleId="SyngentaTableCellContentChar">
    <w:name w:val="Syngenta Table Cell Content Char"/>
    <w:basedOn w:val="Fontepargpadro"/>
    <w:link w:val="SyngentaTableCellContent"/>
    <w:rsid w:val="0096525F"/>
    <w:rPr>
      <w:rFonts w:ascii="Arial" w:eastAsia="Times New Roman" w:hAnsi="Arial" w:cs="Times New Roman"/>
      <w:snapToGrid w:val="0"/>
      <w:sz w:val="20"/>
      <w:szCs w:val="24"/>
      <w:lang w:val="de-DE" w:eastAsia="de-DE"/>
    </w:rPr>
  </w:style>
  <w:style w:type="paragraph" w:customStyle="1" w:styleId="SyngentaTableCellContent12ptsafter">
    <w:name w:val="Syngenta Table Cell Content + 12 pts after"/>
    <w:basedOn w:val="SyngentaTableCellContent"/>
    <w:qFormat/>
    <w:rsid w:val="0096525F"/>
    <w:pPr>
      <w:spacing w:after="240"/>
    </w:pPr>
    <w:rPr>
      <w:lang w:val="en-US"/>
    </w:rPr>
  </w:style>
  <w:style w:type="paragraph" w:customStyle="1" w:styleId="SyngentaTableCellContentBold">
    <w:name w:val="Syngenta Table Cell Content + Bold"/>
    <w:basedOn w:val="SyngentaTableCellContent"/>
    <w:qFormat/>
    <w:rsid w:val="0096525F"/>
    <w:rPr>
      <w:rFonts w:cs="Arial"/>
      <w:b/>
      <w:lang w:val="en-US"/>
    </w:rPr>
  </w:style>
  <w:style w:type="paragraph" w:customStyle="1" w:styleId="SyngentaTableTitleColumn">
    <w:name w:val="Syngenta Table Title Column"/>
    <w:basedOn w:val="SyngentaTableCellContent"/>
    <w:link w:val="SyngentaTableTitleColumnChar"/>
    <w:qFormat/>
    <w:rsid w:val="0096525F"/>
    <w:rPr>
      <w:b/>
    </w:rPr>
  </w:style>
  <w:style w:type="character" w:customStyle="1" w:styleId="SyngentaTableTitleColumnChar">
    <w:name w:val="Syngenta Table Title Column Char"/>
    <w:basedOn w:val="Fontepargpadro"/>
    <w:link w:val="SyngentaTableTitleColumn"/>
    <w:rsid w:val="0096525F"/>
    <w:rPr>
      <w:rFonts w:ascii="Arial" w:eastAsia="Times New Roman" w:hAnsi="Arial" w:cs="Times New Roman"/>
      <w:b/>
      <w:snapToGrid w:val="0"/>
      <w:sz w:val="20"/>
      <w:szCs w:val="24"/>
      <w:lang w:val="de-DE" w:eastAsia="de-DE"/>
    </w:rPr>
  </w:style>
  <w:style w:type="paragraph" w:customStyle="1" w:styleId="SyngentaTableTitleRow">
    <w:name w:val="Syngenta Table Title Row"/>
    <w:basedOn w:val="SyngentaTableCellContent"/>
    <w:link w:val="SyngentaTableTitleRowChar"/>
    <w:qFormat/>
    <w:rsid w:val="0096525F"/>
    <w:rPr>
      <w:b/>
    </w:rPr>
  </w:style>
  <w:style w:type="character" w:customStyle="1" w:styleId="SyngentaTableTitleRowChar">
    <w:name w:val="Syngenta Table Title Row Char"/>
    <w:basedOn w:val="Fontepargpadro"/>
    <w:link w:val="SyngentaTableTitleRow"/>
    <w:rsid w:val="0096525F"/>
    <w:rPr>
      <w:rFonts w:ascii="Arial" w:eastAsia="Times New Roman" w:hAnsi="Arial" w:cs="Times New Roman"/>
      <w:b/>
      <w:snapToGrid w:val="0"/>
      <w:sz w:val="20"/>
      <w:szCs w:val="24"/>
      <w:lang w:val="de-DE" w:eastAsia="de-DE"/>
    </w:rPr>
  </w:style>
  <w:style w:type="paragraph" w:customStyle="1" w:styleId="SyngentaNumberedList3BodyText">
    <w:name w:val="Syngenta Numbered List 3 Body Text"/>
    <w:qFormat/>
    <w:rsid w:val="0096525F"/>
    <w:pPr>
      <w:spacing w:after="240" w:line="240" w:lineRule="auto"/>
      <w:ind w:left="1077"/>
    </w:pPr>
    <w:rPr>
      <w:rFonts w:ascii="Arial" w:hAnsi="Arial" w:cs="Times New Roman"/>
      <w:szCs w:val="24"/>
    </w:rPr>
  </w:style>
  <w:style w:type="paragraph" w:customStyle="1" w:styleId="SyngentaNumberedList4BodyText">
    <w:name w:val="Syngenta Numbered List 4 Body Text"/>
    <w:qFormat/>
    <w:rsid w:val="0096525F"/>
    <w:pPr>
      <w:spacing w:after="240" w:line="240" w:lineRule="auto"/>
      <w:ind w:left="1418"/>
    </w:pPr>
    <w:rPr>
      <w:rFonts w:ascii="Arial" w:hAnsi="Arial" w:cs="Times New Roman"/>
      <w:color w:val="C00000"/>
      <w:szCs w:val="24"/>
    </w:rPr>
  </w:style>
  <w:style w:type="paragraph" w:customStyle="1" w:styleId="SyngentaParties">
    <w:name w:val="Syngenta Parties"/>
    <w:qFormat/>
    <w:rsid w:val="0096525F"/>
    <w:pPr>
      <w:spacing w:after="0"/>
    </w:pPr>
    <w:rPr>
      <w:rFonts w:ascii="Arial" w:eastAsiaTheme="majorEastAsia" w:hAnsi="Arial" w:cs="Calibri"/>
      <w:iCs/>
      <w:color w:val="000000"/>
      <w:szCs w:val="20"/>
      <w:lang w:val="fr-FR"/>
    </w:rPr>
  </w:style>
  <w:style w:type="paragraph" w:customStyle="1" w:styleId="SyngentaHeaderText">
    <w:name w:val="Syngenta Header Text"/>
    <w:basedOn w:val="SyngentaFooterText"/>
    <w:qFormat/>
    <w:rsid w:val="0096525F"/>
    <w:pPr>
      <w:jc w:val="left"/>
    </w:pPr>
    <w:rPr>
      <w:lang w:val="es-ES_tradnl" w:eastAsia="es-ES"/>
    </w:rPr>
  </w:style>
  <w:style w:type="character" w:customStyle="1" w:styleId="Ttulo1Char">
    <w:name w:val="Título 1 Char"/>
    <w:basedOn w:val="Fontepargpadro"/>
    <w:link w:val="Ttulo1"/>
    <w:rsid w:val="0096525F"/>
    <w:rPr>
      <w:rFonts w:ascii="Arial" w:hAnsi="Arial"/>
      <w:sz w:val="21"/>
      <w:szCs w:val="20"/>
      <w:lang w:val="en-GB"/>
    </w:rPr>
  </w:style>
  <w:style w:type="character" w:customStyle="1" w:styleId="Ttulo2Char">
    <w:name w:val="Título 2 Char"/>
    <w:basedOn w:val="Fontepargpadro"/>
    <w:link w:val="Ttulo2"/>
    <w:rsid w:val="0096525F"/>
    <w:rPr>
      <w:rFonts w:ascii="Arial" w:eastAsia="Times New Roman" w:hAnsi="Arial" w:cs="Times New Roman"/>
      <w:sz w:val="21"/>
      <w:szCs w:val="20"/>
      <w:lang w:val="en-GB"/>
    </w:rPr>
  </w:style>
  <w:style w:type="paragraph" w:styleId="Corpodetexto2">
    <w:name w:val="Body Text 2"/>
    <w:basedOn w:val="Normal"/>
    <w:link w:val="Corpodetexto2Char"/>
    <w:semiHidden/>
    <w:unhideWhenUsed/>
    <w:rsid w:val="0096525F"/>
    <w:pPr>
      <w:spacing w:after="120" w:line="480" w:lineRule="auto"/>
    </w:pPr>
  </w:style>
  <w:style w:type="character" w:customStyle="1" w:styleId="Corpodetexto2Char">
    <w:name w:val="Corpo de texto 2 Char"/>
    <w:basedOn w:val="Fontepargpadro"/>
    <w:link w:val="Corpodetexto2"/>
    <w:semiHidden/>
    <w:rsid w:val="0096525F"/>
  </w:style>
  <w:style w:type="character" w:customStyle="1" w:styleId="Ttulo3Char">
    <w:name w:val="Título 3 Char"/>
    <w:basedOn w:val="Fontepargpadro"/>
    <w:link w:val="Ttulo3"/>
    <w:rsid w:val="0096525F"/>
    <w:rPr>
      <w:rFonts w:ascii="Arial" w:eastAsia="Times New Roman" w:hAnsi="Arial" w:cs="Times New Roman"/>
      <w:sz w:val="21"/>
      <w:szCs w:val="20"/>
      <w:lang w:val="en-GB"/>
    </w:rPr>
  </w:style>
  <w:style w:type="paragraph" w:styleId="Corpodetexto3">
    <w:name w:val="Body Text 3"/>
    <w:basedOn w:val="Normal"/>
    <w:link w:val="Corpodetexto3Char"/>
    <w:semiHidden/>
    <w:unhideWhenUsed/>
    <w:rsid w:val="0096525F"/>
    <w:pPr>
      <w:spacing w:after="120"/>
    </w:pPr>
    <w:rPr>
      <w:sz w:val="16"/>
      <w:szCs w:val="16"/>
    </w:rPr>
  </w:style>
  <w:style w:type="character" w:customStyle="1" w:styleId="Corpodetexto3Char">
    <w:name w:val="Corpo de texto 3 Char"/>
    <w:basedOn w:val="Fontepargpadro"/>
    <w:link w:val="Corpodetexto3"/>
    <w:semiHidden/>
    <w:rsid w:val="0096525F"/>
    <w:rPr>
      <w:sz w:val="16"/>
      <w:szCs w:val="16"/>
    </w:rPr>
  </w:style>
  <w:style w:type="character" w:customStyle="1" w:styleId="Ttulo4Char">
    <w:name w:val="Título 4 Char"/>
    <w:basedOn w:val="Fontepargpadro"/>
    <w:link w:val="Ttulo4"/>
    <w:rsid w:val="0096525F"/>
    <w:rPr>
      <w:rFonts w:ascii="Arial" w:eastAsia="Times New Roman" w:hAnsi="Arial" w:cs="Times New Roman"/>
      <w:sz w:val="21"/>
      <w:szCs w:val="20"/>
      <w:lang w:val="en-GB"/>
    </w:rPr>
  </w:style>
  <w:style w:type="character" w:customStyle="1" w:styleId="Ttulo5Char">
    <w:name w:val="Título 5 Char"/>
    <w:basedOn w:val="Fontepargpadro"/>
    <w:link w:val="Ttulo5"/>
    <w:rsid w:val="0096525F"/>
    <w:rPr>
      <w:rFonts w:ascii="Arial" w:eastAsia="Times New Roman" w:hAnsi="Arial" w:cs="Times New Roman"/>
      <w:sz w:val="21"/>
      <w:szCs w:val="20"/>
      <w:lang w:val="en-GB"/>
    </w:rPr>
  </w:style>
  <w:style w:type="character" w:customStyle="1" w:styleId="Ttulo6Char">
    <w:name w:val="Título 6 Char"/>
    <w:basedOn w:val="Fontepargpadro"/>
    <w:link w:val="Ttulo6"/>
    <w:uiPriority w:val="9"/>
    <w:semiHidden/>
    <w:rsid w:val="0096525F"/>
    <w:rPr>
      <w:rFonts w:asciiTheme="majorHAnsi" w:eastAsiaTheme="majorEastAsia" w:hAnsiTheme="majorHAnsi" w:cstheme="majorBidi"/>
      <w:i/>
      <w:iCs/>
      <w:color w:val="1F3763" w:themeColor="accent1" w:themeShade="7F"/>
    </w:rPr>
  </w:style>
  <w:style w:type="character" w:customStyle="1" w:styleId="Ttulo7Char">
    <w:name w:val="Título 7 Char"/>
    <w:basedOn w:val="Fontepargpadro"/>
    <w:link w:val="Ttulo7"/>
    <w:uiPriority w:val="9"/>
    <w:semiHidden/>
    <w:rsid w:val="0096525F"/>
    <w:rPr>
      <w:rFonts w:asciiTheme="majorHAnsi" w:eastAsiaTheme="majorEastAsia" w:hAnsiTheme="majorHAnsi" w:cstheme="majorBidi"/>
      <w:i/>
      <w:iCs/>
      <w:color w:val="404040" w:themeColor="text1" w:themeTint="BF"/>
    </w:rPr>
  </w:style>
  <w:style w:type="paragraph" w:styleId="Ttulo">
    <w:name w:val="Title"/>
    <w:basedOn w:val="Normal"/>
    <w:link w:val="TtuloChar"/>
    <w:uiPriority w:val="10"/>
    <w:qFormat/>
    <w:rsid w:val="0096525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har">
    <w:name w:val="Título Char"/>
    <w:basedOn w:val="Fontepargpadro"/>
    <w:link w:val="Ttulo"/>
    <w:uiPriority w:val="10"/>
    <w:rsid w:val="0096525F"/>
    <w:rPr>
      <w:rFonts w:asciiTheme="majorHAnsi" w:eastAsiaTheme="majorEastAsia" w:hAnsiTheme="majorHAnsi" w:cstheme="majorBidi"/>
      <w:color w:val="323E4F" w:themeColor="text2" w:themeShade="BF"/>
      <w:spacing w:val="5"/>
      <w:kern w:val="28"/>
      <w:sz w:val="52"/>
      <w:szCs w:val="52"/>
    </w:rPr>
  </w:style>
  <w:style w:type="paragraph" w:styleId="Cabealho">
    <w:name w:val="header"/>
    <w:basedOn w:val="Normal"/>
    <w:link w:val="CabealhoChar"/>
    <w:unhideWhenUsed/>
    <w:rsid w:val="006671EC"/>
    <w:pPr>
      <w:tabs>
        <w:tab w:val="center" w:pos="4513"/>
        <w:tab w:val="right" w:pos="9026"/>
      </w:tabs>
      <w:spacing w:after="0" w:line="240" w:lineRule="auto"/>
    </w:pPr>
  </w:style>
  <w:style w:type="character" w:customStyle="1" w:styleId="CabealhoChar">
    <w:name w:val="Cabeçalho Char"/>
    <w:basedOn w:val="Fontepargpadro"/>
    <w:link w:val="Cabealho"/>
    <w:rsid w:val="006671EC"/>
  </w:style>
  <w:style w:type="paragraph" w:styleId="Rodap">
    <w:name w:val="footer"/>
    <w:basedOn w:val="Normal"/>
    <w:link w:val="RodapChar"/>
    <w:unhideWhenUsed/>
    <w:rsid w:val="006671EC"/>
    <w:pPr>
      <w:tabs>
        <w:tab w:val="center" w:pos="4513"/>
        <w:tab w:val="right" w:pos="9026"/>
      </w:tabs>
      <w:spacing w:after="0" w:line="240" w:lineRule="auto"/>
    </w:pPr>
  </w:style>
  <w:style w:type="character" w:customStyle="1" w:styleId="RodapChar">
    <w:name w:val="Rodapé Char"/>
    <w:basedOn w:val="Fontepargpadro"/>
    <w:link w:val="Rodap"/>
    <w:rsid w:val="006671EC"/>
  </w:style>
  <w:style w:type="character" w:styleId="TextodoEspaoReservado">
    <w:name w:val="Placeholder Text"/>
    <w:basedOn w:val="Fontepargpadro"/>
    <w:uiPriority w:val="99"/>
    <w:semiHidden/>
    <w:rsid w:val="00926B54"/>
  </w:style>
  <w:style w:type="character" w:customStyle="1" w:styleId="ui-provider">
    <w:name w:val="ui-provider"/>
    <w:basedOn w:val="Fontepargpadro"/>
    <w:rsid w:val="00A13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9E6783-E937-CD47-B33F-B1CB52CC17AF}">
  <we:reference id="ed0af28f-1210-4faf-a19e-cfce7dbfff0c" version="1.0.0.2"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e11b223-a260-4243-a4c4-131b8d99e4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6B23E46D997204DA14EBF93A1A40E6A" ma:contentTypeVersion="12" ma:contentTypeDescription="Crie um novo documento." ma:contentTypeScope="" ma:versionID="3ed18c0191cdd91d147685c6434ef075">
  <xsd:schema xmlns:xsd="http://www.w3.org/2001/XMLSchema" xmlns:xs="http://www.w3.org/2001/XMLSchema" xmlns:p="http://schemas.microsoft.com/office/2006/metadata/properties" xmlns:ns2="fe11b223-a260-4243-a4c4-131b8d99e480" targetNamespace="http://schemas.microsoft.com/office/2006/metadata/properties" ma:root="true" ma:fieldsID="beb6f3c5a8d7a6a70b317832521a733c" ns2:_="">
    <xsd:import namespace="fe11b223-a260-4243-a4c4-131b8d99e4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1b223-a260-4243-a4c4-131b8d99e4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ab0ddeb4-36cb-4726-afab-0e6b8fcc137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8B1C3-779F-4F70-A144-18933EFAD99E}">
  <ds:schemaRefs>
    <ds:schemaRef ds:uri="http://schemas.microsoft.com/office/2006/metadata/properties"/>
    <ds:schemaRef ds:uri="9897316d-10a5-4222-aba9-2c55662e750c"/>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4EDF27E7-DD20-43BC-89B4-F67AAA8B035E}">
  <ds:schemaRefs>
    <ds:schemaRef ds:uri="http://schemas.microsoft.com/sharepoint/v3/contenttype/forms"/>
  </ds:schemaRefs>
</ds:datastoreItem>
</file>

<file path=customXml/itemProps3.xml><?xml version="1.0" encoding="utf-8"?>
<ds:datastoreItem xmlns:ds="http://schemas.openxmlformats.org/officeDocument/2006/customXml" ds:itemID="{E69B2791-80C5-4DD8-8E96-6C34E6718F89}"/>
</file>

<file path=customXml/itemProps4.xml><?xml version="1.0" encoding="utf-8"?>
<ds:datastoreItem xmlns:ds="http://schemas.openxmlformats.org/officeDocument/2006/customXml" ds:itemID="{6B5646AC-4D84-499C-9F4B-4CCCD68222B1}">
  <ds:schemaRefs>
    <ds:schemaRef ds:uri="http://schemas.openxmlformats.org/officeDocument/2006/bibliography"/>
  </ds:schemaRefs>
</ds:datastoreItem>
</file>

<file path=docMetadata/LabelInfo.xml><?xml version="1.0" encoding="utf-8"?>
<clbl:labelList xmlns:clbl="http://schemas.microsoft.com/office/2020/mipLabelMetadata">
  <clbl:label id="{687bbaa1-7c7d-4e66-8aa1-4633a953046b}" enabled="0" method="" siteId="{687bbaa1-7c7d-4e66-8aa1-4633a953046b}" removed="1"/>
  <clbl:label id="{ed006307-e4a9-430f-af16-eea280431306}" enabled="1" method="Standard" siteId="{06219a4a-a835-44d5-afaf-3926343bfb89}" removed="0"/>
</clbl:labelList>
</file>

<file path=docProps/app.xml><?xml version="1.0" encoding="utf-8"?>
<Properties xmlns="http://schemas.openxmlformats.org/officeDocument/2006/extended-properties" xmlns:vt="http://schemas.openxmlformats.org/officeDocument/2006/docPropsVTypes">
  <Template>Normal</Template>
  <TotalTime>3</TotalTime>
  <Pages>17</Pages>
  <Words>8099</Words>
  <Characters>43735</Characters>
  <Application>Microsoft Office Word</Application>
  <DocSecurity>0</DocSecurity>
  <Lines>364</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Piovan Franco ARBA</dc:creator>
  <cp:lastModifiedBy>CAPARROZ MOURI Bruna</cp:lastModifiedBy>
  <cp:revision>2</cp:revision>
  <dcterms:created xsi:type="dcterms:W3CDTF">2025-10-16T11:37:00Z</dcterms:created>
  <dcterms:modified xsi:type="dcterms:W3CDTF">2025-10-16T11:37:00Z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ID">
    <vt:lpwstr>54b7e691ed404f54990003be</vt:lpwstr>
  </property>
  <property fmtid="{D5CDD505-2E9C-101B-9397-08002B2CF9AE}" pid="3" name="AtomId">
    <vt:lpwstr>34ec7320-f2f2-492a-9e89-1c6cfa80f8da</vt:lpwstr>
  </property>
  <property fmtid="{D5CDD505-2E9C-101B-9397-08002B2CF9AE}" pid="4" name="ContentTypeId">
    <vt:lpwstr>0x01010066B23E46D997204DA14EBF93A1A40E6A</vt:lpwstr>
  </property>
  <property fmtid="{D5CDD505-2E9C-101B-9397-08002B2CF9AE}" pid="5" name="docAtomId">
    <vt:lpwstr>0ee7f05d-b408-4efd-8446-60ca3d0e49a5</vt:lpwstr>
  </property>
  <property fmtid="{D5CDD505-2E9C-101B-9397-08002B2CF9AE}" pid="6" name="Host">
    <vt:lpwstr>syngenta.onit.com</vt:lpwstr>
  </property>
  <property fmtid="{D5CDD505-2E9C-101B-9397-08002B2CF9AE}" pid="7" name="Tags">
    <vt:lpwstr/>
  </property>
  <property fmtid="{D5CDD505-2E9C-101B-9397-08002B2CF9AE}" pid="8" name="TemplateId">
    <vt:lpwstr>13f3372f-1fb0-4da7-8f10-e1c5abaa6446</vt:lpwstr>
  </property>
</Properties>
</file>